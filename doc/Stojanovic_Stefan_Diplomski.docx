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10365"/>
      </w:tblGrid>
      <w:tr w:rsidR="00517A6A" w:rsidRPr="00171186" w14:paraId="4407355C" w14:textId="77777777" w:rsidTr="00171186">
        <w:trPr>
          <w:cantSplit/>
          <w:jc w:val="center"/>
        </w:trPr>
        <w:tc>
          <w:tcPr>
            <w:tcW w:w="10365" w:type="dxa"/>
            <w:vAlign w:val="bottom"/>
          </w:tcPr>
          <w:p w14:paraId="65E4AD24" w14:textId="77777777" w:rsidR="00171186" w:rsidRPr="00171186" w:rsidRDefault="00171186" w:rsidP="00A07D1E">
            <w:pPr>
              <w:spacing w:line="240" w:lineRule="auto"/>
              <w:ind w:firstLine="0"/>
              <w:rPr>
                <w:rFonts w:ascii="Tahoma" w:hAnsi="Tahoma"/>
                <w:sz w:val="28"/>
                <w:lang w:val="sr-Cyrl-CS"/>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14:paraId="31F8353F" w14:textId="77777777" w:rsidTr="00B62559">
              <w:tc>
                <w:tcPr>
                  <w:tcW w:w="10138" w:type="dxa"/>
                </w:tcPr>
                <w:p w14:paraId="10D325DB" w14:textId="77777777" w:rsidR="00171186" w:rsidRPr="00B62559" w:rsidRDefault="00171186" w:rsidP="00B62559">
                  <w:pPr>
                    <w:spacing w:before="60" w:line="240" w:lineRule="auto"/>
                    <w:rPr>
                      <w:rFonts w:ascii="Arial" w:hAnsi="Arial"/>
                      <w:szCs w:val="24"/>
                      <w:lang w:val="sr-Cyrl-CS"/>
                    </w:rPr>
                  </w:pPr>
                </w:p>
                <w:p w14:paraId="0F600BFE"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72B8C30C"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351F90E8"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14:paraId="1706DD57" w14:textId="77777777"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7D6609E6" w14:textId="77777777"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14:paraId="4E96BEB4" w14:textId="77777777" w:rsidR="00171186" w:rsidRPr="00B62559" w:rsidRDefault="00171186" w:rsidP="00B62559">
                  <w:pPr>
                    <w:spacing w:before="60" w:line="240" w:lineRule="auto"/>
                    <w:rPr>
                      <w:rFonts w:ascii="Arial" w:hAnsi="Arial"/>
                      <w:sz w:val="12"/>
                      <w:lang w:val="sr-Cyrl-CS"/>
                    </w:rPr>
                  </w:pPr>
                </w:p>
                <w:p w14:paraId="081EECDD" w14:textId="77777777" w:rsidR="00171186" w:rsidRPr="00B62559" w:rsidRDefault="00171186" w:rsidP="00B62559">
                  <w:pPr>
                    <w:spacing w:before="60" w:line="240" w:lineRule="auto"/>
                    <w:rPr>
                      <w:rFonts w:ascii="Arial" w:hAnsi="Arial"/>
                      <w:sz w:val="12"/>
                      <w:lang w:val="sr-Cyrl-CS"/>
                    </w:rPr>
                  </w:pPr>
                </w:p>
                <w:p w14:paraId="25719C39" w14:textId="77777777" w:rsidR="00171186" w:rsidRPr="00B62559" w:rsidRDefault="00171186" w:rsidP="00B62559">
                  <w:pPr>
                    <w:spacing w:before="60" w:line="240" w:lineRule="auto"/>
                    <w:rPr>
                      <w:rFonts w:ascii="Arial" w:hAnsi="Arial"/>
                      <w:sz w:val="12"/>
                      <w:lang w:val="sr-Cyrl-CS"/>
                    </w:rPr>
                  </w:pPr>
                </w:p>
                <w:p w14:paraId="12830A8E" w14:textId="77777777" w:rsidR="00171186" w:rsidRPr="00B62559" w:rsidRDefault="00171186" w:rsidP="00B62559">
                  <w:pPr>
                    <w:spacing w:before="60" w:line="240" w:lineRule="auto"/>
                    <w:rPr>
                      <w:rFonts w:ascii="Arial" w:hAnsi="Arial"/>
                      <w:sz w:val="12"/>
                      <w:lang w:val="sr-Cyrl-CS"/>
                    </w:rPr>
                  </w:pPr>
                </w:p>
                <w:p w14:paraId="4838A6E1" w14:textId="77777777" w:rsidR="00171186" w:rsidRPr="00B62559" w:rsidRDefault="00171186" w:rsidP="00B62559">
                  <w:pPr>
                    <w:spacing w:before="60" w:line="240" w:lineRule="auto"/>
                    <w:rPr>
                      <w:rFonts w:ascii="Arial" w:hAnsi="Arial"/>
                      <w:sz w:val="12"/>
                      <w:lang w:val="sr-Cyrl-CS"/>
                    </w:rPr>
                  </w:pPr>
                </w:p>
                <w:p w14:paraId="4066CF8B" w14:textId="77777777" w:rsidR="00171186" w:rsidRPr="00B62559" w:rsidRDefault="00171186" w:rsidP="00B62559">
                  <w:pPr>
                    <w:spacing w:before="60" w:line="240" w:lineRule="auto"/>
                    <w:rPr>
                      <w:rFonts w:ascii="Arial" w:hAnsi="Arial"/>
                      <w:sz w:val="12"/>
                      <w:lang w:val="sr-Cyrl-CS"/>
                    </w:rPr>
                  </w:pPr>
                </w:p>
                <w:p w14:paraId="4334DE1D" w14:textId="77777777" w:rsidR="00171186" w:rsidRPr="00B62559" w:rsidRDefault="00171186" w:rsidP="00B62559">
                  <w:pPr>
                    <w:spacing w:before="60" w:line="240" w:lineRule="auto"/>
                    <w:rPr>
                      <w:rFonts w:ascii="Arial" w:hAnsi="Arial"/>
                      <w:sz w:val="12"/>
                      <w:lang w:val="sr-Cyrl-CS"/>
                    </w:rPr>
                  </w:pPr>
                </w:p>
                <w:p w14:paraId="5E39D779" w14:textId="77777777" w:rsidR="00171186" w:rsidRPr="00B62559" w:rsidRDefault="00171186" w:rsidP="00B62559">
                  <w:pPr>
                    <w:spacing w:before="60" w:line="240" w:lineRule="auto"/>
                    <w:rPr>
                      <w:rFonts w:ascii="Arial" w:hAnsi="Arial"/>
                      <w:sz w:val="12"/>
                      <w:lang w:val="sr-Cyrl-CS"/>
                    </w:rPr>
                  </w:pPr>
                </w:p>
                <w:p w14:paraId="6C0C2E19" w14:textId="77777777" w:rsidR="00171186" w:rsidRPr="00B62559" w:rsidRDefault="00171186" w:rsidP="00B62559">
                  <w:pPr>
                    <w:spacing w:before="60" w:line="240" w:lineRule="auto"/>
                    <w:rPr>
                      <w:rFonts w:ascii="Arial" w:hAnsi="Arial"/>
                      <w:sz w:val="12"/>
                      <w:lang w:val="sr-Cyrl-CS"/>
                    </w:rPr>
                  </w:pPr>
                </w:p>
                <w:p w14:paraId="2A515990" w14:textId="77777777" w:rsidR="00171186" w:rsidRPr="00B62559" w:rsidRDefault="00171186" w:rsidP="00B62559">
                  <w:pPr>
                    <w:spacing w:before="60" w:line="240" w:lineRule="auto"/>
                    <w:rPr>
                      <w:rFonts w:ascii="Arial" w:hAnsi="Arial"/>
                      <w:sz w:val="12"/>
                      <w:lang w:val="sr-Cyrl-CS"/>
                    </w:rPr>
                  </w:pPr>
                </w:p>
                <w:p w14:paraId="0DE5B31F" w14:textId="77777777" w:rsidR="00171186" w:rsidRPr="00B62559" w:rsidRDefault="00171186" w:rsidP="00B62559">
                  <w:pPr>
                    <w:spacing w:before="60" w:line="240" w:lineRule="auto"/>
                    <w:rPr>
                      <w:rFonts w:ascii="Arial" w:hAnsi="Arial"/>
                      <w:sz w:val="12"/>
                      <w:lang w:val="sr-Cyrl-CS"/>
                    </w:rPr>
                  </w:pPr>
                </w:p>
                <w:p w14:paraId="40155C84" w14:textId="77777777"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14:paraId="0E8B0CE5" w14:textId="77777777" w:rsidR="00171186" w:rsidRPr="00B62559" w:rsidRDefault="00171186" w:rsidP="00B62559">
                  <w:pPr>
                    <w:spacing w:before="60" w:line="240" w:lineRule="auto"/>
                    <w:rPr>
                      <w:rFonts w:ascii="Arial" w:hAnsi="Arial"/>
                      <w:sz w:val="12"/>
                      <w:lang w:val="sr-Cyrl-CS"/>
                    </w:rPr>
                  </w:pPr>
                </w:p>
                <w:p w14:paraId="077A77F9" w14:textId="77777777" w:rsidR="00171186" w:rsidRPr="00B62559" w:rsidRDefault="00171186" w:rsidP="00B62559">
                  <w:pPr>
                    <w:spacing w:before="60" w:line="240" w:lineRule="auto"/>
                    <w:rPr>
                      <w:rFonts w:ascii="Arial" w:hAnsi="Arial"/>
                      <w:sz w:val="12"/>
                      <w:lang w:val="sr-Cyrl-CS"/>
                    </w:rPr>
                  </w:pPr>
                </w:p>
                <w:p w14:paraId="00594994" w14:textId="77777777" w:rsidR="00171186" w:rsidRPr="00224788" w:rsidRDefault="00171186" w:rsidP="00B62559">
                  <w:pPr>
                    <w:tabs>
                      <w:tab w:val="left" w:pos="2553"/>
                    </w:tabs>
                    <w:spacing w:before="60" w:line="240" w:lineRule="auto"/>
                    <w:ind w:left="2553" w:hanging="1986"/>
                    <w:rPr>
                      <w:rFonts w:ascii="Arial" w:hAnsi="Arial"/>
                      <w:b/>
                      <w:szCs w:val="28"/>
                    </w:rPr>
                  </w:pPr>
                  <w:r w:rsidRPr="00B62559">
                    <w:rPr>
                      <w:rFonts w:ascii="Arial" w:hAnsi="Arial"/>
                      <w:b/>
                      <w:szCs w:val="28"/>
                      <w:lang w:val="sr-Cyrl-CS"/>
                    </w:rPr>
                    <w:t>Кандидат:</w:t>
                  </w:r>
                  <w:r w:rsidR="0024280A" w:rsidRPr="007A7D50">
                    <w:rPr>
                      <w:rFonts w:ascii="Arial" w:hAnsi="Arial"/>
                      <w:b/>
                      <w:szCs w:val="28"/>
                    </w:rPr>
                    <w:tab/>
                  </w:r>
                  <w:r w:rsidR="00224788" w:rsidRPr="007A7D50">
                    <w:rPr>
                      <w:rFonts w:ascii="Arial" w:hAnsi="Arial"/>
                      <w:b/>
                      <w:szCs w:val="28"/>
                    </w:rPr>
                    <w:t>Стефан</w:t>
                  </w:r>
                  <w:r w:rsidR="00224788">
                    <w:rPr>
                      <w:rFonts w:ascii="Arial" w:hAnsi="Arial"/>
                      <w:b/>
                      <w:szCs w:val="28"/>
                    </w:rPr>
                    <w:t xml:space="preserve"> Стојановић</w:t>
                  </w:r>
                </w:p>
                <w:p w14:paraId="7C685621" w14:textId="77777777" w:rsidR="00171186" w:rsidRPr="00224788" w:rsidRDefault="00171186" w:rsidP="00B62559">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0024280A" w:rsidRPr="00C076E2">
                    <w:rPr>
                      <w:rFonts w:ascii="Arial" w:hAnsi="Arial"/>
                      <w:b/>
                      <w:szCs w:val="28"/>
                      <w:lang w:val="sr-Cyrl-CS"/>
                    </w:rPr>
                    <w:tab/>
                  </w:r>
                  <w:r w:rsidR="00224788">
                    <w:rPr>
                      <w:rFonts w:ascii="Arial" w:hAnsi="Arial"/>
                      <w:b/>
                      <w:szCs w:val="28"/>
                    </w:rPr>
                    <w:t>RA16/2013</w:t>
                  </w:r>
                </w:p>
                <w:p w14:paraId="49BD2600"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7867B985"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3E451642" w14:textId="77777777" w:rsidR="00171186" w:rsidRPr="00224788" w:rsidRDefault="00171186" w:rsidP="00B62559">
                  <w:pPr>
                    <w:tabs>
                      <w:tab w:val="left" w:pos="2553"/>
                    </w:tabs>
                    <w:spacing w:before="60" w:line="240" w:lineRule="auto"/>
                    <w:ind w:left="2553" w:hanging="1986"/>
                    <w:rPr>
                      <w:rFonts w:ascii="Arial" w:hAnsi="Arial"/>
                      <w:b/>
                      <w:szCs w:val="28"/>
                    </w:rPr>
                  </w:pPr>
                  <w:r w:rsidRPr="00C076E2">
                    <w:rPr>
                      <w:rFonts w:ascii="Arial" w:hAnsi="Arial"/>
                      <w:b/>
                      <w:szCs w:val="28"/>
                      <w:lang w:val="sr-Cyrl-CS"/>
                    </w:rPr>
                    <w:t>Тема рада:</w:t>
                  </w:r>
                  <w:r w:rsidR="0024280A" w:rsidRPr="00C076E2">
                    <w:rPr>
                      <w:rFonts w:ascii="Arial" w:hAnsi="Arial"/>
                      <w:b/>
                      <w:szCs w:val="28"/>
                      <w:lang w:val="sr-Cyrl-CS"/>
                    </w:rPr>
                    <w:tab/>
                  </w:r>
                  <w:r w:rsidR="00224788">
                    <w:rPr>
                      <w:rFonts w:ascii="Arial" w:hAnsi="Arial"/>
                      <w:b/>
                      <w:szCs w:val="28"/>
                    </w:rPr>
                    <w:t xml:space="preserve">Једно решење </w:t>
                  </w:r>
                  <w:commentRangeStart w:id="0"/>
                  <w:del w:id="1" w:author="sstojanovic" w:date="2019-10-17T11:34:00Z">
                    <w:r w:rsidR="00224788" w:rsidDel="00607D25">
                      <w:rPr>
                        <w:rFonts w:ascii="Arial" w:hAnsi="Arial"/>
                        <w:b/>
                        <w:szCs w:val="28"/>
                      </w:rPr>
                      <w:delText xml:space="preserve">едитора </w:delText>
                    </w:r>
                  </w:del>
                  <w:commentRangeEnd w:id="0"/>
                  <w:ins w:id="2" w:author="sstojanovic" w:date="2019-10-17T11:34:00Z">
                    <w:r w:rsidR="00607D25">
                      <w:rPr>
                        <w:rFonts w:ascii="Arial" w:hAnsi="Arial"/>
                        <w:b/>
                        <w:szCs w:val="28"/>
                      </w:rPr>
                      <w:t xml:space="preserve">алата за </w:t>
                    </w:r>
                    <w:commentRangeStart w:id="3"/>
                    <w:commentRangeStart w:id="4"/>
                    <w:r w:rsidR="00607D25">
                      <w:rPr>
                        <w:rFonts w:ascii="Arial" w:hAnsi="Arial"/>
                        <w:b/>
                        <w:szCs w:val="28"/>
                      </w:rPr>
                      <w:t xml:space="preserve">измену </w:t>
                    </w:r>
                  </w:ins>
                  <w:r w:rsidR="00601DA3">
                    <w:rPr>
                      <w:rStyle w:val="CommentReference"/>
                      <w:lang w:eastAsia="ar-SA"/>
                    </w:rPr>
                    <w:commentReference w:id="0"/>
                  </w:r>
                  <w:commentRangeEnd w:id="3"/>
                  <w:r w:rsidR="00AE6F5C">
                    <w:rPr>
                      <w:rStyle w:val="CommentReference"/>
                      <w:lang w:eastAsia="ar-SA"/>
                    </w:rPr>
                    <w:commentReference w:id="3"/>
                  </w:r>
                  <w:commentRangeEnd w:id="4"/>
                  <w:r w:rsidR="00A64C0D">
                    <w:rPr>
                      <w:rStyle w:val="CommentReference"/>
                      <w:lang w:eastAsia="ar-SA"/>
                    </w:rPr>
                    <w:commentReference w:id="4"/>
                  </w:r>
                  <w:r w:rsidR="00224788">
                    <w:rPr>
                      <w:rFonts w:ascii="Arial" w:hAnsi="Arial"/>
                      <w:b/>
                      <w:szCs w:val="28"/>
                    </w:rPr>
                    <w:t xml:space="preserve">извештаја у процесу интеграције </w:t>
                  </w:r>
                  <w:r w:rsidR="00DB41DE">
                    <w:rPr>
                      <w:rFonts w:ascii="Arial" w:hAnsi="Arial"/>
                      <w:b/>
                      <w:szCs w:val="28"/>
                    </w:rPr>
                    <w:t>AUTOSAR</w:t>
                  </w:r>
                  <w:r w:rsidR="00224788">
                    <w:rPr>
                      <w:rFonts w:ascii="Arial" w:hAnsi="Arial"/>
                      <w:b/>
                      <w:szCs w:val="28"/>
                    </w:rPr>
                    <w:t xml:space="preserve"> софтвера</w:t>
                  </w:r>
                </w:p>
                <w:p w14:paraId="7B73AE07"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1FE82A65"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28AF353E"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224788">
                    <w:rPr>
                      <w:rFonts w:ascii="Arial" w:hAnsi="Arial"/>
                      <w:b/>
                      <w:szCs w:val="28"/>
                      <w:lang w:val="sr-Cyrl-CS"/>
                    </w:rPr>
                    <w:t>доц. др Богдан Павковић</w:t>
                  </w:r>
                </w:p>
                <w:p w14:paraId="649A491D" w14:textId="77777777" w:rsidR="00171186" w:rsidRPr="00C076E2" w:rsidRDefault="00171186" w:rsidP="00B62559">
                  <w:pPr>
                    <w:spacing w:before="60" w:line="240" w:lineRule="auto"/>
                    <w:rPr>
                      <w:rFonts w:ascii="Arial" w:hAnsi="Arial"/>
                      <w:b/>
                      <w:szCs w:val="28"/>
                      <w:lang w:val="sr-Cyrl-CS"/>
                    </w:rPr>
                  </w:pPr>
                </w:p>
                <w:p w14:paraId="0DF3C337" w14:textId="77777777" w:rsidR="00171186" w:rsidRPr="00C076E2" w:rsidRDefault="00171186" w:rsidP="00B62559">
                  <w:pPr>
                    <w:spacing w:before="60" w:line="240" w:lineRule="auto"/>
                    <w:rPr>
                      <w:rFonts w:ascii="Arial" w:hAnsi="Arial"/>
                      <w:sz w:val="12"/>
                      <w:lang w:val="sr-Cyrl-CS"/>
                    </w:rPr>
                  </w:pPr>
                </w:p>
                <w:p w14:paraId="5B94DB1D" w14:textId="77777777" w:rsidR="00171186" w:rsidRPr="00C076E2" w:rsidRDefault="00171186" w:rsidP="00B62559">
                  <w:pPr>
                    <w:spacing w:before="60" w:line="240" w:lineRule="auto"/>
                    <w:rPr>
                      <w:rFonts w:ascii="Arial" w:hAnsi="Arial"/>
                      <w:sz w:val="12"/>
                      <w:lang w:val="sr-Cyrl-CS"/>
                    </w:rPr>
                  </w:pPr>
                </w:p>
                <w:p w14:paraId="78A6C1F8" w14:textId="77777777" w:rsidR="00171186" w:rsidRPr="00C076E2" w:rsidRDefault="00171186" w:rsidP="00B62559">
                  <w:pPr>
                    <w:spacing w:before="60" w:line="240" w:lineRule="auto"/>
                    <w:rPr>
                      <w:rFonts w:ascii="Arial" w:hAnsi="Arial"/>
                      <w:sz w:val="12"/>
                      <w:lang w:val="sr-Cyrl-CS"/>
                    </w:rPr>
                  </w:pPr>
                </w:p>
                <w:p w14:paraId="306C5083" w14:textId="77777777" w:rsidR="00171186" w:rsidRPr="00C076E2" w:rsidRDefault="00171186" w:rsidP="00B62559">
                  <w:pPr>
                    <w:spacing w:before="60" w:line="240" w:lineRule="auto"/>
                    <w:rPr>
                      <w:rFonts w:ascii="Arial" w:hAnsi="Arial"/>
                      <w:sz w:val="12"/>
                      <w:lang w:val="sr-Cyrl-CS"/>
                    </w:rPr>
                  </w:pPr>
                </w:p>
                <w:p w14:paraId="46599086" w14:textId="77777777" w:rsidR="00171186" w:rsidRPr="00C076E2" w:rsidRDefault="00171186" w:rsidP="00B62559">
                  <w:pPr>
                    <w:spacing w:before="60" w:line="240" w:lineRule="auto"/>
                    <w:rPr>
                      <w:rFonts w:ascii="Arial" w:hAnsi="Arial"/>
                      <w:sz w:val="12"/>
                      <w:lang w:val="sr-Cyrl-CS"/>
                    </w:rPr>
                  </w:pPr>
                </w:p>
                <w:p w14:paraId="750A43D6" w14:textId="77777777" w:rsidR="00171186" w:rsidRPr="00C076E2" w:rsidRDefault="00171186" w:rsidP="00B62559">
                  <w:pPr>
                    <w:spacing w:before="60" w:line="240" w:lineRule="auto"/>
                    <w:rPr>
                      <w:rFonts w:ascii="Arial" w:hAnsi="Arial"/>
                      <w:sz w:val="12"/>
                      <w:lang w:val="sr-Cyrl-CS"/>
                    </w:rPr>
                  </w:pPr>
                </w:p>
                <w:p w14:paraId="25D95CCF" w14:textId="77777777" w:rsidR="00171186" w:rsidRPr="00C076E2" w:rsidRDefault="00171186" w:rsidP="00B62559">
                  <w:pPr>
                    <w:spacing w:before="60" w:line="240" w:lineRule="auto"/>
                    <w:rPr>
                      <w:rFonts w:ascii="Arial" w:hAnsi="Arial"/>
                      <w:sz w:val="12"/>
                      <w:lang w:val="sr-Cyrl-CS"/>
                    </w:rPr>
                  </w:pPr>
                </w:p>
                <w:p w14:paraId="1ECA329D" w14:textId="77777777" w:rsidR="00171186" w:rsidRPr="00C076E2" w:rsidRDefault="00171186" w:rsidP="00B62559">
                  <w:pPr>
                    <w:spacing w:before="60" w:line="240" w:lineRule="auto"/>
                    <w:rPr>
                      <w:rFonts w:ascii="Arial" w:hAnsi="Arial"/>
                      <w:sz w:val="12"/>
                      <w:lang w:val="sr-Cyrl-CS"/>
                    </w:rPr>
                  </w:pPr>
                </w:p>
                <w:p w14:paraId="4E047A77" w14:textId="77777777" w:rsidR="00171186" w:rsidRPr="00C076E2" w:rsidRDefault="00171186" w:rsidP="00B62559">
                  <w:pPr>
                    <w:spacing w:before="60" w:line="240" w:lineRule="auto"/>
                    <w:rPr>
                      <w:rFonts w:ascii="Arial" w:hAnsi="Arial"/>
                      <w:sz w:val="12"/>
                      <w:lang w:val="sr-Cyrl-CS"/>
                    </w:rPr>
                  </w:pPr>
                </w:p>
                <w:p w14:paraId="1CDB015F" w14:textId="77777777" w:rsidR="00171186" w:rsidRPr="00C076E2" w:rsidRDefault="00171186" w:rsidP="00B62559">
                  <w:pPr>
                    <w:spacing w:before="60" w:line="240" w:lineRule="auto"/>
                    <w:rPr>
                      <w:rFonts w:ascii="Arial" w:hAnsi="Arial"/>
                      <w:sz w:val="12"/>
                      <w:lang w:val="sr-Cyrl-CS"/>
                    </w:rPr>
                  </w:pPr>
                </w:p>
                <w:p w14:paraId="18D060B2" w14:textId="77777777" w:rsidR="00171186" w:rsidRPr="00C076E2" w:rsidRDefault="00171186" w:rsidP="00B62559">
                  <w:pPr>
                    <w:spacing w:before="60" w:line="240" w:lineRule="auto"/>
                    <w:rPr>
                      <w:rFonts w:ascii="Arial" w:hAnsi="Arial"/>
                      <w:sz w:val="12"/>
                      <w:lang w:val="sr-Cyrl-CS"/>
                    </w:rPr>
                  </w:pPr>
                </w:p>
                <w:p w14:paraId="0D1A5593" w14:textId="77777777" w:rsidR="00171186" w:rsidRPr="00C076E2" w:rsidRDefault="00171186" w:rsidP="00B62559">
                  <w:pPr>
                    <w:spacing w:before="60" w:line="240" w:lineRule="auto"/>
                    <w:rPr>
                      <w:rFonts w:ascii="Arial" w:hAnsi="Arial"/>
                      <w:sz w:val="12"/>
                      <w:lang w:val="sr-Cyrl-CS"/>
                    </w:rPr>
                  </w:pPr>
                </w:p>
                <w:p w14:paraId="465191C3" w14:textId="77777777" w:rsidR="00171186" w:rsidRPr="00C076E2" w:rsidRDefault="00171186" w:rsidP="00B62559">
                  <w:pPr>
                    <w:spacing w:before="60" w:line="240" w:lineRule="auto"/>
                    <w:rPr>
                      <w:rFonts w:ascii="Arial" w:hAnsi="Arial"/>
                      <w:sz w:val="12"/>
                      <w:lang w:val="sr-Cyrl-CS"/>
                    </w:rPr>
                  </w:pPr>
                </w:p>
                <w:p w14:paraId="4251C9DF" w14:textId="77777777" w:rsidR="00171186" w:rsidRPr="00C076E2" w:rsidRDefault="00171186" w:rsidP="00B62559">
                  <w:pPr>
                    <w:spacing w:before="60" w:line="240" w:lineRule="auto"/>
                    <w:rPr>
                      <w:rFonts w:ascii="Arial" w:hAnsi="Arial"/>
                      <w:sz w:val="12"/>
                      <w:lang w:val="sr-Cyrl-CS"/>
                    </w:rPr>
                  </w:pPr>
                </w:p>
                <w:p w14:paraId="56BA364B" w14:textId="77777777" w:rsidR="00171186" w:rsidRPr="00C076E2" w:rsidRDefault="00171186" w:rsidP="00B62559">
                  <w:pPr>
                    <w:spacing w:before="60" w:line="240" w:lineRule="auto"/>
                    <w:rPr>
                      <w:rFonts w:ascii="Arial" w:hAnsi="Arial"/>
                      <w:sz w:val="12"/>
                      <w:lang w:val="sr-Cyrl-CS"/>
                    </w:rPr>
                  </w:pPr>
                </w:p>
                <w:p w14:paraId="40C1C39F" w14:textId="77777777" w:rsidR="00171186" w:rsidRPr="00C076E2" w:rsidRDefault="00171186" w:rsidP="00B62559">
                  <w:pPr>
                    <w:spacing w:before="60" w:line="240" w:lineRule="auto"/>
                    <w:rPr>
                      <w:rFonts w:ascii="Arial" w:hAnsi="Arial"/>
                      <w:sz w:val="12"/>
                      <w:lang w:val="sr-Cyrl-CS"/>
                    </w:rPr>
                  </w:pPr>
                </w:p>
                <w:p w14:paraId="647A8593" w14:textId="77777777"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2F47B0">
                    <w:rPr>
                      <w:rFonts w:ascii="Arial" w:hAnsi="Arial"/>
                      <w:b/>
                      <w:szCs w:val="24"/>
                      <w:lang w:val="sr-Cyrl-CS"/>
                    </w:rPr>
                    <w:t>месец</w:t>
                  </w:r>
                  <w:r w:rsidR="00C076E2" w:rsidRPr="00C076E2">
                    <w:rPr>
                      <w:rFonts w:ascii="Arial" w:hAnsi="Arial"/>
                      <w:b/>
                      <w:szCs w:val="24"/>
                      <w:lang w:val="sr-Cyrl-CS"/>
                    </w:rPr>
                    <w:t xml:space="preserve">, </w:t>
                  </w:r>
                  <w:r w:rsidR="00224788">
                    <w:rPr>
                      <w:rFonts w:ascii="Arial" w:hAnsi="Arial"/>
                      <w:b/>
                      <w:szCs w:val="24"/>
                      <w:lang w:val="sr-Cyrl-CS"/>
                    </w:rPr>
                    <w:t>2019.</w:t>
                  </w:r>
                </w:p>
                <w:p w14:paraId="4B6337EF" w14:textId="77777777" w:rsidR="00171186" w:rsidRPr="00B62559" w:rsidRDefault="00171186" w:rsidP="00B62559">
                  <w:pPr>
                    <w:spacing w:before="60" w:line="240" w:lineRule="auto"/>
                    <w:rPr>
                      <w:rFonts w:ascii="Arial" w:hAnsi="Arial"/>
                      <w:sz w:val="12"/>
                      <w:lang w:val="sr-Cyrl-CS"/>
                    </w:rPr>
                  </w:pPr>
                </w:p>
                <w:p w14:paraId="3865BC5E" w14:textId="77777777" w:rsidR="00171186" w:rsidRPr="00B62559" w:rsidRDefault="00171186" w:rsidP="00B62559">
                  <w:pPr>
                    <w:spacing w:before="60" w:line="240" w:lineRule="auto"/>
                    <w:rPr>
                      <w:rFonts w:ascii="Arial" w:hAnsi="Arial"/>
                      <w:sz w:val="12"/>
                      <w:lang w:val="sr-Cyrl-CS"/>
                    </w:rPr>
                  </w:pPr>
                </w:p>
              </w:tc>
            </w:tr>
          </w:tbl>
          <w:p w14:paraId="1A1F7639" w14:textId="77777777" w:rsidR="00171186" w:rsidRPr="00171186" w:rsidRDefault="00171186" w:rsidP="00A07D1E">
            <w:pPr>
              <w:spacing w:line="240" w:lineRule="auto"/>
              <w:ind w:firstLine="0"/>
              <w:rPr>
                <w:rFonts w:ascii="Tahoma" w:hAnsi="Tahoma"/>
                <w:sz w:val="28"/>
                <w:lang w:val="sr-Cyrl-CS"/>
              </w:rPr>
            </w:pPr>
          </w:p>
        </w:tc>
      </w:tr>
    </w:tbl>
    <w:p w14:paraId="6396DD4A" w14:textId="77777777" w:rsidR="00517A6A" w:rsidRPr="00171186" w:rsidRDefault="00517A6A">
      <w:pPr>
        <w:rPr>
          <w:lang w:val="sr-Cyrl-CS"/>
        </w:rPr>
      </w:pPr>
    </w:p>
    <w:p w14:paraId="2DB45C0A" w14:textId="77777777" w:rsidR="00517A6A" w:rsidRPr="00171186" w:rsidRDefault="00517A6A">
      <w:pPr>
        <w:ind w:firstLine="0"/>
        <w:rPr>
          <w:lang w:val="sr-Cyrl-CS"/>
        </w:rPr>
        <w:sectPr w:rsidR="00517A6A" w:rsidRPr="00171186" w:rsidSect="00B74C53">
          <w:headerReference w:type="first" r:id="rId9"/>
          <w:pgSz w:w="11907" w:h="16840" w:code="9"/>
          <w:pgMar w:top="567" w:right="1418" w:bottom="567" w:left="1418" w:header="567" w:footer="567" w:gutter="0"/>
          <w:cols w:space="720"/>
          <w:titlePg/>
        </w:sectPr>
      </w:pPr>
    </w:p>
    <w:p w14:paraId="7B3BC4A5"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3B150C9B" w14:textId="77777777" w:rsidTr="00D712F3">
        <w:trPr>
          <w:cantSplit/>
          <w:trHeight w:hRule="exact" w:val="350"/>
        </w:trPr>
        <w:tc>
          <w:tcPr>
            <w:tcW w:w="4111" w:type="dxa"/>
            <w:gridSpan w:val="2"/>
            <w:tcBorders>
              <w:top w:val="single" w:sz="12" w:space="0" w:color="auto"/>
              <w:bottom w:val="dashSmallGap" w:sz="4" w:space="0" w:color="auto"/>
            </w:tcBorders>
          </w:tcPr>
          <w:p w14:paraId="3EF3E60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2DCD6128"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5B536BC" w14:textId="77777777" w:rsidTr="00D712F3">
        <w:trPr>
          <w:cantSplit/>
          <w:trHeight w:hRule="exact" w:val="350"/>
        </w:trPr>
        <w:tc>
          <w:tcPr>
            <w:tcW w:w="4111" w:type="dxa"/>
            <w:gridSpan w:val="2"/>
            <w:tcBorders>
              <w:top w:val="dashSmallGap" w:sz="4" w:space="0" w:color="auto"/>
              <w:bottom w:val="dashSmallGap" w:sz="4" w:space="0" w:color="auto"/>
            </w:tcBorders>
          </w:tcPr>
          <w:p w14:paraId="31915E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30DC1242"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01E7C74" w14:textId="77777777" w:rsidTr="00D712F3">
        <w:trPr>
          <w:cantSplit/>
          <w:trHeight w:hRule="exact" w:val="350"/>
        </w:trPr>
        <w:tc>
          <w:tcPr>
            <w:tcW w:w="4111" w:type="dxa"/>
            <w:gridSpan w:val="2"/>
            <w:tcBorders>
              <w:top w:val="dashSmallGap" w:sz="4" w:space="0" w:color="auto"/>
              <w:bottom w:val="dashSmallGap" w:sz="4" w:space="0" w:color="auto"/>
            </w:tcBorders>
          </w:tcPr>
          <w:p w14:paraId="14018C1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1A67EDE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41FAB871" w14:textId="77777777" w:rsidTr="00D712F3">
        <w:trPr>
          <w:cantSplit/>
          <w:trHeight w:hRule="exact" w:val="350"/>
        </w:trPr>
        <w:tc>
          <w:tcPr>
            <w:tcW w:w="4111" w:type="dxa"/>
            <w:gridSpan w:val="2"/>
            <w:tcBorders>
              <w:top w:val="dashSmallGap" w:sz="4" w:space="0" w:color="auto"/>
              <w:bottom w:val="dashSmallGap" w:sz="4" w:space="0" w:color="auto"/>
            </w:tcBorders>
          </w:tcPr>
          <w:p w14:paraId="4C99373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CE756D3"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14:paraId="263F6156" w14:textId="77777777" w:rsidTr="00D712F3">
        <w:trPr>
          <w:cantSplit/>
          <w:trHeight w:hRule="exact" w:val="350"/>
        </w:trPr>
        <w:tc>
          <w:tcPr>
            <w:tcW w:w="4111" w:type="dxa"/>
            <w:gridSpan w:val="2"/>
            <w:tcBorders>
              <w:top w:val="dashSmallGap" w:sz="4" w:space="0" w:color="auto"/>
              <w:bottom w:val="dashSmallGap" w:sz="4" w:space="0" w:color="auto"/>
            </w:tcBorders>
          </w:tcPr>
          <w:p w14:paraId="4A828E15"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0D919CF7" w14:textId="77777777"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14:paraId="0926BE92" w14:textId="77777777" w:rsidTr="00D712F3">
        <w:trPr>
          <w:cantSplit/>
          <w:trHeight w:hRule="exact" w:val="350"/>
        </w:trPr>
        <w:tc>
          <w:tcPr>
            <w:tcW w:w="4111" w:type="dxa"/>
            <w:gridSpan w:val="2"/>
            <w:tcBorders>
              <w:top w:val="dashSmallGap" w:sz="4" w:space="0" w:color="auto"/>
              <w:bottom w:val="dashSmallGap" w:sz="4" w:space="0" w:color="auto"/>
            </w:tcBorders>
          </w:tcPr>
          <w:p w14:paraId="6885DD2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2823B38" w14:textId="77777777" w:rsidR="00D22293" w:rsidRPr="006B6E57" w:rsidRDefault="006B6E57" w:rsidP="00517A6A">
            <w:pPr>
              <w:spacing w:before="60" w:after="60" w:line="240" w:lineRule="auto"/>
              <w:ind w:firstLine="0"/>
              <w:jc w:val="left"/>
              <w:rPr>
                <w:rFonts w:ascii="Arial" w:hAnsi="Arial" w:cs="Arial"/>
                <w:b/>
                <w:sz w:val="18"/>
                <w:szCs w:val="18"/>
              </w:rPr>
            </w:pPr>
            <w:r>
              <w:rPr>
                <w:rFonts w:ascii="Arial" w:hAnsi="Arial" w:cs="Arial"/>
                <w:b/>
                <w:sz w:val="18"/>
                <w:szCs w:val="18"/>
              </w:rPr>
              <w:t>Стефан Стојановић</w:t>
            </w:r>
          </w:p>
        </w:tc>
      </w:tr>
      <w:tr w:rsidR="00D22293" w14:paraId="18676E74" w14:textId="77777777" w:rsidTr="00D712F3">
        <w:trPr>
          <w:cantSplit/>
          <w:trHeight w:hRule="exact" w:val="350"/>
        </w:trPr>
        <w:tc>
          <w:tcPr>
            <w:tcW w:w="4111" w:type="dxa"/>
            <w:gridSpan w:val="2"/>
            <w:tcBorders>
              <w:top w:val="dashSmallGap" w:sz="4" w:space="0" w:color="auto"/>
              <w:bottom w:val="dashSmallGap" w:sz="4" w:space="0" w:color="auto"/>
            </w:tcBorders>
          </w:tcPr>
          <w:p w14:paraId="2E6997D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23F21048" w14:textId="77777777" w:rsidR="00D22293" w:rsidRPr="006B6E57" w:rsidRDefault="006B6E57" w:rsidP="00517A6A">
            <w:pPr>
              <w:spacing w:before="60" w:after="60" w:line="240" w:lineRule="auto"/>
              <w:ind w:firstLine="0"/>
              <w:jc w:val="left"/>
              <w:rPr>
                <w:rFonts w:ascii="Arial" w:hAnsi="Arial" w:cs="Arial"/>
                <w:b/>
                <w:sz w:val="18"/>
                <w:szCs w:val="18"/>
              </w:rPr>
            </w:pPr>
            <w:proofErr w:type="gramStart"/>
            <w:r>
              <w:rPr>
                <w:rFonts w:ascii="Arial" w:hAnsi="Arial" w:cs="Arial"/>
                <w:b/>
                <w:sz w:val="18"/>
                <w:szCs w:val="18"/>
              </w:rPr>
              <w:t>доц</w:t>
            </w:r>
            <w:proofErr w:type="gramEnd"/>
            <w:r>
              <w:rPr>
                <w:rFonts w:ascii="Arial" w:hAnsi="Arial" w:cs="Arial"/>
                <w:b/>
                <w:sz w:val="18"/>
                <w:szCs w:val="18"/>
              </w:rPr>
              <w:t>. др Богдан Павковић</w:t>
            </w:r>
          </w:p>
        </w:tc>
      </w:tr>
      <w:tr w:rsidR="00D22293" w14:paraId="3DEF8894" w14:textId="77777777" w:rsidTr="00D712F3">
        <w:trPr>
          <w:cantSplit/>
          <w:trHeight w:hRule="exact" w:val="800"/>
        </w:trPr>
        <w:tc>
          <w:tcPr>
            <w:tcW w:w="4111" w:type="dxa"/>
            <w:gridSpan w:val="2"/>
            <w:tcBorders>
              <w:top w:val="dashSmallGap" w:sz="4" w:space="0" w:color="auto"/>
              <w:bottom w:val="dashSmallGap" w:sz="4" w:space="0" w:color="auto"/>
            </w:tcBorders>
          </w:tcPr>
          <w:p w14:paraId="530518E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598472F" w14:textId="77777777" w:rsidR="00D22293" w:rsidRPr="006B6E57" w:rsidRDefault="006B6E57" w:rsidP="00DB41DE">
            <w:pPr>
              <w:spacing w:before="60" w:after="60" w:line="240" w:lineRule="auto"/>
              <w:ind w:firstLine="0"/>
              <w:jc w:val="left"/>
              <w:rPr>
                <w:rFonts w:ascii="Arial" w:hAnsi="Arial" w:cs="Arial"/>
                <w:b/>
                <w:sz w:val="18"/>
                <w:szCs w:val="18"/>
              </w:rPr>
            </w:pPr>
            <w:r>
              <w:rPr>
                <w:rFonts w:ascii="Arial" w:hAnsi="Arial" w:cs="Arial"/>
                <w:b/>
                <w:sz w:val="18"/>
                <w:szCs w:val="18"/>
              </w:rPr>
              <w:t xml:space="preserve">Једно решење едитора извештаја у процесу интеграције </w:t>
            </w:r>
            <w:r w:rsidR="00DB41DE">
              <w:rPr>
                <w:rFonts w:ascii="Arial" w:hAnsi="Arial" w:cs="Arial"/>
                <w:b/>
                <w:sz w:val="18"/>
                <w:szCs w:val="18"/>
              </w:rPr>
              <w:t>AUTOSAR</w:t>
            </w:r>
            <w:r>
              <w:rPr>
                <w:rFonts w:ascii="Arial" w:hAnsi="Arial" w:cs="Arial"/>
                <w:b/>
                <w:sz w:val="18"/>
                <w:szCs w:val="18"/>
              </w:rPr>
              <w:t xml:space="preserve"> софтвера</w:t>
            </w:r>
          </w:p>
        </w:tc>
      </w:tr>
      <w:tr w:rsidR="00D22293" w14:paraId="7FA800B7" w14:textId="77777777" w:rsidTr="00D712F3">
        <w:trPr>
          <w:cantSplit/>
          <w:trHeight w:hRule="exact" w:val="350"/>
        </w:trPr>
        <w:tc>
          <w:tcPr>
            <w:tcW w:w="4111" w:type="dxa"/>
            <w:gridSpan w:val="2"/>
            <w:tcBorders>
              <w:top w:val="dashSmallGap" w:sz="4" w:space="0" w:color="auto"/>
              <w:bottom w:val="dashSmallGap" w:sz="4" w:space="0" w:color="auto"/>
            </w:tcBorders>
          </w:tcPr>
          <w:p w14:paraId="2957599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17144501"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14:paraId="6A3304D2" w14:textId="77777777" w:rsidTr="00D712F3">
        <w:trPr>
          <w:cantSplit/>
          <w:trHeight w:hRule="exact" w:val="350"/>
        </w:trPr>
        <w:tc>
          <w:tcPr>
            <w:tcW w:w="4111" w:type="dxa"/>
            <w:gridSpan w:val="2"/>
            <w:tcBorders>
              <w:top w:val="dashSmallGap" w:sz="4" w:space="0" w:color="auto"/>
              <w:bottom w:val="dashSmallGap" w:sz="4" w:space="0" w:color="auto"/>
            </w:tcBorders>
          </w:tcPr>
          <w:p w14:paraId="6B306603"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AC672E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5BF3D348" w14:textId="77777777" w:rsidTr="00D712F3">
        <w:trPr>
          <w:cantSplit/>
          <w:trHeight w:hRule="exact" w:val="350"/>
        </w:trPr>
        <w:tc>
          <w:tcPr>
            <w:tcW w:w="4111" w:type="dxa"/>
            <w:gridSpan w:val="2"/>
            <w:tcBorders>
              <w:top w:val="dashSmallGap" w:sz="4" w:space="0" w:color="auto"/>
              <w:bottom w:val="dashSmallGap" w:sz="4" w:space="0" w:color="auto"/>
            </w:tcBorders>
          </w:tcPr>
          <w:p w14:paraId="424CE4A0"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1AEB9D0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45F1FC7A" w14:textId="77777777" w:rsidTr="00D712F3">
        <w:trPr>
          <w:cantSplit/>
          <w:trHeight w:hRule="exact" w:val="350"/>
        </w:trPr>
        <w:tc>
          <w:tcPr>
            <w:tcW w:w="4111" w:type="dxa"/>
            <w:gridSpan w:val="2"/>
            <w:tcBorders>
              <w:top w:val="dashSmallGap" w:sz="4" w:space="0" w:color="auto"/>
              <w:bottom w:val="dashSmallGap" w:sz="4" w:space="0" w:color="auto"/>
            </w:tcBorders>
          </w:tcPr>
          <w:p w14:paraId="33FD64C6"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1B0FBDD3"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03A98EF9" w14:textId="77777777" w:rsidTr="00D712F3">
        <w:trPr>
          <w:cantSplit/>
          <w:trHeight w:hRule="exact" w:val="350"/>
        </w:trPr>
        <w:tc>
          <w:tcPr>
            <w:tcW w:w="4111" w:type="dxa"/>
            <w:gridSpan w:val="2"/>
            <w:tcBorders>
              <w:top w:val="dashSmallGap" w:sz="4" w:space="0" w:color="auto"/>
              <w:bottom w:val="dashSmallGap" w:sz="4" w:space="0" w:color="auto"/>
            </w:tcBorders>
          </w:tcPr>
          <w:p w14:paraId="6F6FB05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2ACC88D1" w14:textId="77777777" w:rsidR="00D22293" w:rsidRPr="006B6E57" w:rsidRDefault="006B6E57" w:rsidP="00517A6A">
            <w:pPr>
              <w:spacing w:before="60" w:after="60" w:line="240" w:lineRule="auto"/>
              <w:ind w:firstLine="0"/>
              <w:jc w:val="left"/>
              <w:rPr>
                <w:rFonts w:ascii="Arial" w:hAnsi="Arial" w:cs="Arial"/>
                <w:b/>
                <w:sz w:val="18"/>
                <w:szCs w:val="18"/>
              </w:rPr>
            </w:pPr>
            <w:r>
              <w:rPr>
                <w:rFonts w:ascii="Arial" w:hAnsi="Arial" w:cs="Arial"/>
                <w:b/>
                <w:sz w:val="18"/>
                <w:szCs w:val="18"/>
              </w:rPr>
              <w:t>2019.</w:t>
            </w:r>
          </w:p>
        </w:tc>
      </w:tr>
      <w:tr w:rsidR="00D22293" w14:paraId="0B663174" w14:textId="77777777" w:rsidTr="00D712F3">
        <w:trPr>
          <w:cantSplit/>
          <w:trHeight w:hRule="exact" w:val="350"/>
        </w:trPr>
        <w:tc>
          <w:tcPr>
            <w:tcW w:w="4111" w:type="dxa"/>
            <w:gridSpan w:val="2"/>
            <w:tcBorders>
              <w:top w:val="dashSmallGap" w:sz="4" w:space="0" w:color="auto"/>
              <w:bottom w:val="dashSmallGap" w:sz="4" w:space="0" w:color="auto"/>
            </w:tcBorders>
          </w:tcPr>
          <w:p w14:paraId="1ADEA028"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69B2CCC3"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7F15AC7F" w14:textId="77777777" w:rsidTr="00D712F3">
        <w:trPr>
          <w:cantSplit/>
          <w:trHeight w:hRule="exact" w:val="350"/>
        </w:trPr>
        <w:tc>
          <w:tcPr>
            <w:tcW w:w="4111" w:type="dxa"/>
            <w:gridSpan w:val="2"/>
            <w:tcBorders>
              <w:top w:val="dashSmallGap" w:sz="4" w:space="0" w:color="auto"/>
              <w:bottom w:val="dashSmallGap" w:sz="4" w:space="0" w:color="auto"/>
            </w:tcBorders>
          </w:tcPr>
          <w:p w14:paraId="6A83F61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6384F772"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120BD08" w14:textId="77777777" w:rsidTr="00D712F3">
        <w:trPr>
          <w:cantSplit/>
          <w:trHeight w:hRule="exact" w:val="450"/>
        </w:trPr>
        <w:tc>
          <w:tcPr>
            <w:tcW w:w="4111" w:type="dxa"/>
            <w:gridSpan w:val="2"/>
            <w:tcBorders>
              <w:top w:val="dashSmallGap" w:sz="4" w:space="0" w:color="auto"/>
              <w:bottom w:val="dashSmallGap" w:sz="4" w:space="0" w:color="auto"/>
            </w:tcBorders>
          </w:tcPr>
          <w:p w14:paraId="7D878D67"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54489FA1"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5EC558E4" w14:textId="77777777" w:rsidTr="00D712F3">
        <w:trPr>
          <w:cantSplit/>
          <w:trHeight w:hRule="exact" w:val="350"/>
        </w:trPr>
        <w:tc>
          <w:tcPr>
            <w:tcW w:w="4111" w:type="dxa"/>
            <w:gridSpan w:val="2"/>
            <w:tcBorders>
              <w:top w:val="dashSmallGap" w:sz="4" w:space="0" w:color="auto"/>
              <w:bottom w:val="dashSmallGap" w:sz="4" w:space="0" w:color="auto"/>
            </w:tcBorders>
          </w:tcPr>
          <w:p w14:paraId="600091B4"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0E2904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3AC6B3DB" w14:textId="77777777" w:rsidTr="00D712F3">
        <w:trPr>
          <w:cantSplit/>
          <w:trHeight w:hRule="exact" w:val="350"/>
        </w:trPr>
        <w:tc>
          <w:tcPr>
            <w:tcW w:w="4111" w:type="dxa"/>
            <w:gridSpan w:val="2"/>
            <w:tcBorders>
              <w:top w:val="dashSmallGap" w:sz="4" w:space="0" w:color="auto"/>
              <w:bottom w:val="dashSmallGap" w:sz="4" w:space="0" w:color="auto"/>
            </w:tcBorders>
          </w:tcPr>
          <w:p w14:paraId="53F01B03"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3D49296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01184C6D" w14:textId="77777777" w:rsidTr="00D712F3">
        <w:trPr>
          <w:cantSplit/>
          <w:trHeight w:hRule="exact" w:val="500"/>
        </w:trPr>
        <w:tc>
          <w:tcPr>
            <w:tcW w:w="4111" w:type="dxa"/>
            <w:gridSpan w:val="2"/>
            <w:tcBorders>
              <w:top w:val="dashSmallGap" w:sz="4" w:space="0" w:color="auto"/>
              <w:bottom w:val="dashSmallGap" w:sz="4" w:space="0" w:color="auto"/>
            </w:tcBorders>
          </w:tcPr>
          <w:p w14:paraId="73EEA50F" w14:textId="77777777" w:rsidR="00D22293" w:rsidRDefault="0049694F"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одредница/Кљ</w:t>
            </w:r>
            <w:r w:rsidR="00D22293">
              <w:rPr>
                <w:rFonts w:ascii="Arial" w:hAnsi="Arial"/>
                <w:spacing w:val="-8"/>
                <w:sz w:val="18"/>
              </w:rPr>
              <w:t>у</w:t>
            </w:r>
            <w:r w:rsidR="00D22293">
              <w:rPr>
                <w:rFonts w:ascii="Arial" w:hAnsi="Arial"/>
                <w:spacing w:val="-8"/>
                <w:sz w:val="18"/>
                <w:lang w:val="sr-Cyrl-CS"/>
              </w:rPr>
              <w:t>ч</w:t>
            </w:r>
            <w:r w:rsidR="00D22293">
              <w:rPr>
                <w:rFonts w:ascii="Arial" w:hAnsi="Arial"/>
                <w:spacing w:val="-8"/>
                <w:sz w:val="18"/>
              </w:rPr>
              <w:t>не ре</w:t>
            </w:r>
            <w:r w:rsidR="00D22293">
              <w:rPr>
                <w:rFonts w:ascii="Arial" w:hAnsi="Arial"/>
                <w:spacing w:val="-8"/>
                <w:sz w:val="18"/>
                <w:lang w:val="sr-Cyrl-CS"/>
              </w:rPr>
              <w:t>ч</w:t>
            </w:r>
            <w:r w:rsidR="00D22293">
              <w:rPr>
                <w:rFonts w:ascii="Arial" w:hAnsi="Arial"/>
                <w:spacing w:val="-8"/>
                <w:sz w:val="18"/>
              </w:rPr>
              <w:t xml:space="preserve">и, </w:t>
            </w:r>
            <w:r w:rsidR="00D22293">
              <w:rPr>
                <w:rFonts w:ascii="Arial" w:hAnsi="Arial"/>
                <w:b/>
                <w:spacing w:val="-8"/>
                <w:sz w:val="18"/>
              </w:rPr>
              <w:t>ПО</w:t>
            </w:r>
            <w:r w:rsidR="00D22293">
              <w:rPr>
                <w:rFonts w:ascii="Arial" w:hAnsi="Arial"/>
                <w:spacing w:val="-8"/>
                <w:sz w:val="18"/>
              </w:rPr>
              <w:t>:</w:t>
            </w:r>
          </w:p>
        </w:tc>
        <w:tc>
          <w:tcPr>
            <w:tcW w:w="5954" w:type="dxa"/>
            <w:gridSpan w:val="2"/>
            <w:tcBorders>
              <w:top w:val="dashSmallGap" w:sz="4" w:space="0" w:color="auto"/>
              <w:bottom w:val="dashSmallGap" w:sz="4" w:space="0" w:color="auto"/>
            </w:tcBorders>
          </w:tcPr>
          <w:p w14:paraId="253F1BC0" w14:textId="77777777" w:rsidR="00D22293" w:rsidRPr="008300D4" w:rsidRDefault="008300D4" w:rsidP="00607D25">
            <w:pPr>
              <w:spacing w:before="60" w:after="60" w:line="240" w:lineRule="auto"/>
              <w:ind w:firstLine="0"/>
              <w:jc w:val="left"/>
              <w:rPr>
                <w:rFonts w:ascii="Arial" w:hAnsi="Arial" w:cs="Arial"/>
                <w:b/>
                <w:sz w:val="18"/>
                <w:szCs w:val="18"/>
              </w:rPr>
            </w:pPr>
            <w:ins w:id="5" w:author="sstojanovic" w:date="2019-10-04T12:04:00Z">
              <w:r>
                <w:rPr>
                  <w:rFonts w:ascii="Arial" w:hAnsi="Arial" w:cs="Arial"/>
                  <w:b/>
                  <w:sz w:val="18"/>
                  <w:szCs w:val="18"/>
                </w:rPr>
                <w:t>AUTOSAR, XML, Python</w:t>
              </w:r>
            </w:ins>
            <w:ins w:id="6" w:author="sstojanovic" w:date="2019-10-04T12:05:00Z">
              <w:r>
                <w:rPr>
                  <w:rFonts w:ascii="Arial" w:hAnsi="Arial" w:cs="Arial"/>
                  <w:b/>
                  <w:sz w:val="18"/>
                  <w:szCs w:val="18"/>
                </w:rPr>
                <w:t xml:space="preserve">, </w:t>
              </w:r>
            </w:ins>
            <w:ins w:id="7" w:author="sstojanovic" w:date="2019-10-17T11:35:00Z">
              <w:r w:rsidR="00607D25">
                <w:rPr>
                  <w:rFonts w:ascii="Arial" w:hAnsi="Arial" w:cs="Arial"/>
                  <w:b/>
                  <w:sz w:val="18"/>
                  <w:szCs w:val="18"/>
                </w:rPr>
                <w:t>алат, измена</w:t>
              </w:r>
            </w:ins>
            <w:ins w:id="8" w:author="sstojanovic" w:date="2019-10-04T12:05:00Z">
              <w:r>
                <w:rPr>
                  <w:rFonts w:ascii="Arial" w:hAnsi="Arial" w:cs="Arial"/>
                  <w:b/>
                  <w:sz w:val="18"/>
                  <w:szCs w:val="18"/>
                </w:rPr>
                <w:t>, извештај, тест, интеграција</w:t>
              </w:r>
            </w:ins>
          </w:p>
        </w:tc>
      </w:tr>
      <w:tr w:rsidR="00D22293" w14:paraId="4C938B97" w14:textId="77777777" w:rsidTr="00D712F3">
        <w:trPr>
          <w:cantSplit/>
          <w:trHeight w:hRule="exact" w:val="350"/>
        </w:trPr>
        <w:tc>
          <w:tcPr>
            <w:tcW w:w="4111" w:type="dxa"/>
            <w:gridSpan w:val="2"/>
            <w:tcBorders>
              <w:top w:val="dashSmallGap" w:sz="4" w:space="0" w:color="auto"/>
              <w:bottom w:val="dashSmallGap" w:sz="4" w:space="0" w:color="auto"/>
            </w:tcBorders>
          </w:tcPr>
          <w:p w14:paraId="1C38A381"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43E53E4B"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FAC20BD" w14:textId="77777777" w:rsidTr="00D712F3">
        <w:trPr>
          <w:cantSplit/>
          <w:trHeight w:hRule="exact" w:val="500"/>
        </w:trPr>
        <w:tc>
          <w:tcPr>
            <w:tcW w:w="4111" w:type="dxa"/>
            <w:gridSpan w:val="2"/>
            <w:tcBorders>
              <w:top w:val="dashSmallGap" w:sz="4" w:space="0" w:color="auto"/>
              <w:bottom w:val="dashSmallGap" w:sz="4" w:space="0" w:color="auto"/>
            </w:tcBorders>
          </w:tcPr>
          <w:p w14:paraId="535EF4D3"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7CE31BBD"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52ACDA06" w14:textId="77777777" w:rsidTr="00D712F3">
        <w:trPr>
          <w:cantSplit/>
          <w:trHeight w:hRule="exact" w:val="500"/>
        </w:trPr>
        <w:tc>
          <w:tcPr>
            <w:tcW w:w="4111" w:type="dxa"/>
            <w:gridSpan w:val="2"/>
            <w:tcBorders>
              <w:top w:val="dashSmallGap" w:sz="4" w:space="0" w:color="auto"/>
              <w:bottom w:val="dashSmallGap" w:sz="4" w:space="0" w:color="auto"/>
            </w:tcBorders>
          </w:tcPr>
          <w:p w14:paraId="7970CEE5"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77BE1808"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19EAECF" w14:textId="77777777" w:rsidTr="00D712F3">
        <w:trPr>
          <w:cantSplit/>
          <w:trHeight w:hRule="exact" w:val="2700"/>
        </w:trPr>
        <w:tc>
          <w:tcPr>
            <w:tcW w:w="4111" w:type="dxa"/>
            <w:gridSpan w:val="2"/>
            <w:tcBorders>
              <w:top w:val="dashSmallGap" w:sz="4" w:space="0" w:color="auto"/>
              <w:bottom w:val="dashSmallGap" w:sz="4" w:space="0" w:color="auto"/>
            </w:tcBorders>
          </w:tcPr>
          <w:p w14:paraId="4C35006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85D62A9" w14:textId="77777777" w:rsidR="00D22293" w:rsidRPr="0049694F" w:rsidRDefault="00945EE3" w:rsidP="0049694F">
            <w:pPr>
              <w:spacing w:before="60" w:after="60" w:line="240" w:lineRule="auto"/>
              <w:ind w:firstLine="0"/>
              <w:rPr>
                <w:rFonts w:ascii="Arial" w:hAnsi="Arial" w:cs="Arial"/>
                <w:b/>
                <w:sz w:val="18"/>
                <w:szCs w:val="18"/>
              </w:rPr>
            </w:pPr>
            <w:ins w:id="9" w:author="sstojanovic" w:date="2019-10-03T13:26:00Z">
              <w:r w:rsidRPr="0049694F">
                <w:rPr>
                  <w:rFonts w:ascii="Arial" w:hAnsi="Arial" w:cs="Arial"/>
                  <w:b/>
                  <w:sz w:val="18"/>
                  <w:szCs w:val="18"/>
                </w:rPr>
                <w:t>У овом раду је описан</w:t>
              </w:r>
            </w:ins>
            <w:ins w:id="10" w:author="sstojanovic" w:date="2019-10-03T13:58:00Z">
              <w:r w:rsidR="0049694F">
                <w:rPr>
                  <w:rFonts w:ascii="Arial" w:hAnsi="Arial" w:cs="Arial"/>
                  <w:b/>
                  <w:sz w:val="18"/>
                  <w:szCs w:val="18"/>
                </w:rPr>
                <w:t>а</w:t>
              </w:r>
            </w:ins>
            <w:ins w:id="11" w:author="sstojanovic" w:date="2019-10-03T13:26:00Z">
              <w:r w:rsidRPr="0049694F">
                <w:rPr>
                  <w:rFonts w:ascii="Arial" w:hAnsi="Arial" w:cs="Arial"/>
                  <w:b/>
                  <w:sz w:val="18"/>
                  <w:szCs w:val="18"/>
                </w:rPr>
                <w:t xml:space="preserve"> </w:t>
              </w:r>
            </w:ins>
            <w:ins w:id="12" w:author="sstojanovic" w:date="2019-10-03T13:58:00Z">
              <w:r w:rsidR="0049694F">
                <w:rPr>
                  <w:rFonts w:ascii="Arial" w:hAnsi="Arial" w:cs="Arial"/>
                  <w:b/>
                  <w:sz w:val="18"/>
                  <w:szCs w:val="18"/>
                </w:rPr>
                <w:t xml:space="preserve">имплементација </w:t>
              </w:r>
            </w:ins>
            <w:ins w:id="13" w:author="sstojanovic" w:date="2019-10-03T13:26:00Z">
              <w:r w:rsidRPr="0049694F">
                <w:rPr>
                  <w:rFonts w:ascii="Arial" w:hAnsi="Arial" w:cs="Arial"/>
                  <w:b/>
                  <w:sz w:val="18"/>
                  <w:szCs w:val="18"/>
                </w:rPr>
                <w:t xml:space="preserve">Python апликације за измењивање AATR докумената. Апликација представља графичко окружење које кориснику нуди све </w:t>
              </w:r>
            </w:ins>
            <w:ins w:id="14" w:author="sstojanovic" w:date="2019-10-03T13:27:00Z">
              <w:r w:rsidRPr="0049694F">
                <w:rPr>
                  <w:rFonts w:ascii="Arial" w:hAnsi="Arial" w:cs="Arial"/>
                  <w:b/>
                  <w:sz w:val="18"/>
                  <w:szCs w:val="18"/>
                </w:rPr>
                <w:t>функционалности потребне за</w:t>
              </w:r>
            </w:ins>
            <w:ins w:id="15" w:author="sstojanovic" w:date="2019-10-03T13:28:00Z">
              <w:r w:rsidRPr="0049694F">
                <w:rPr>
                  <w:rFonts w:ascii="Arial" w:hAnsi="Arial" w:cs="Arial"/>
                  <w:b/>
                  <w:sz w:val="18"/>
                  <w:szCs w:val="18"/>
                </w:rPr>
                <w:t xml:space="preserve"> успешно</w:t>
              </w:r>
            </w:ins>
            <w:ins w:id="16" w:author="sstojanovic" w:date="2019-10-03T13:27:00Z">
              <w:r w:rsidRPr="0049694F">
                <w:rPr>
                  <w:rFonts w:ascii="Arial" w:hAnsi="Arial" w:cs="Arial"/>
                  <w:b/>
                  <w:sz w:val="18"/>
                  <w:szCs w:val="18"/>
                </w:rPr>
                <w:t xml:space="preserve"> учитавање, измену и чување</w:t>
              </w:r>
            </w:ins>
            <w:ins w:id="17" w:author="sstojanovic" w:date="2019-10-03T13:28:00Z">
              <w:r w:rsidRPr="0049694F">
                <w:rPr>
                  <w:rFonts w:ascii="Arial" w:hAnsi="Arial" w:cs="Arial"/>
                  <w:b/>
                  <w:sz w:val="18"/>
                  <w:szCs w:val="18"/>
                </w:rPr>
                <w:t xml:space="preserve"> података унутар докумената</w:t>
              </w:r>
            </w:ins>
            <w:ins w:id="18" w:author="sstojanovic" w:date="2019-10-03T13:27:00Z">
              <w:r w:rsidRPr="0049694F">
                <w:rPr>
                  <w:rFonts w:ascii="Arial" w:hAnsi="Arial" w:cs="Arial"/>
                  <w:b/>
                  <w:sz w:val="18"/>
                  <w:szCs w:val="18"/>
                </w:rPr>
                <w:t xml:space="preserve"> XML </w:t>
              </w:r>
            </w:ins>
            <w:ins w:id="19" w:author="sstojanovic" w:date="2019-10-03T13:28:00Z">
              <w:r w:rsidRPr="0049694F">
                <w:rPr>
                  <w:rFonts w:ascii="Arial" w:hAnsi="Arial" w:cs="Arial"/>
                  <w:b/>
                  <w:sz w:val="18"/>
                  <w:szCs w:val="18"/>
                </w:rPr>
                <w:t>формата.</w:t>
              </w:r>
            </w:ins>
          </w:p>
        </w:tc>
      </w:tr>
      <w:tr w:rsidR="00D22293" w14:paraId="5D33DDAB" w14:textId="77777777" w:rsidTr="00D712F3">
        <w:trPr>
          <w:cantSplit/>
          <w:trHeight w:hRule="exact" w:val="350"/>
        </w:trPr>
        <w:tc>
          <w:tcPr>
            <w:tcW w:w="4111" w:type="dxa"/>
            <w:gridSpan w:val="2"/>
            <w:tcBorders>
              <w:top w:val="dashSmallGap" w:sz="4" w:space="0" w:color="auto"/>
              <w:bottom w:val="dashSmallGap" w:sz="4" w:space="0" w:color="auto"/>
            </w:tcBorders>
          </w:tcPr>
          <w:p w14:paraId="5FA504A1"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58AF6EA0"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BF48AC1" w14:textId="77777777" w:rsidTr="00D712F3">
        <w:trPr>
          <w:cantSplit/>
          <w:trHeight w:hRule="exact" w:val="350"/>
        </w:trPr>
        <w:tc>
          <w:tcPr>
            <w:tcW w:w="4111" w:type="dxa"/>
            <w:gridSpan w:val="2"/>
            <w:tcBorders>
              <w:top w:val="dashSmallGap" w:sz="4" w:space="0" w:color="auto"/>
              <w:bottom w:val="dashSmallGap" w:sz="4" w:space="0" w:color="auto"/>
            </w:tcBorders>
          </w:tcPr>
          <w:p w14:paraId="29CBD86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0C39440E" w14:textId="77777777" w:rsidR="00D22293" w:rsidRDefault="00D22293" w:rsidP="00A07D1E">
            <w:pPr>
              <w:spacing w:before="60" w:after="60" w:line="240" w:lineRule="auto"/>
              <w:ind w:firstLine="33"/>
              <w:jc w:val="left"/>
              <w:rPr>
                <w:rFonts w:ascii="Arial" w:hAnsi="Arial"/>
                <w:sz w:val="18"/>
              </w:rPr>
            </w:pPr>
          </w:p>
        </w:tc>
      </w:tr>
      <w:tr w:rsidR="00D22293" w14:paraId="221D9E72" w14:textId="77777777" w:rsidTr="00D712F3">
        <w:trPr>
          <w:gridAfter w:val="1"/>
          <w:wAfter w:w="1701" w:type="dxa"/>
          <w:cantSplit/>
          <w:trHeight w:hRule="exact" w:val="350"/>
        </w:trPr>
        <w:tc>
          <w:tcPr>
            <w:tcW w:w="2694" w:type="dxa"/>
            <w:tcBorders>
              <w:top w:val="nil"/>
              <w:bottom w:val="nil"/>
              <w:right w:val="nil"/>
            </w:tcBorders>
            <w:vAlign w:val="center"/>
          </w:tcPr>
          <w:p w14:paraId="3F7BD465"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0C900F12"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0D9ED9FE" w14:textId="77777777" w:rsidR="00D22293" w:rsidRPr="00FF5308" w:rsidRDefault="00D22293" w:rsidP="00A07D1E">
            <w:pPr>
              <w:spacing w:before="60" w:after="60" w:line="240" w:lineRule="auto"/>
              <w:ind w:firstLine="33"/>
              <w:jc w:val="left"/>
              <w:rPr>
                <w:rFonts w:ascii="Arial" w:hAnsi="Arial"/>
                <w:sz w:val="18"/>
              </w:rPr>
            </w:pPr>
          </w:p>
        </w:tc>
      </w:tr>
      <w:tr w:rsidR="00D22293" w14:paraId="3FCB3BA5" w14:textId="77777777" w:rsidTr="00D712F3">
        <w:trPr>
          <w:cantSplit/>
          <w:trHeight w:hRule="exact" w:val="350"/>
        </w:trPr>
        <w:tc>
          <w:tcPr>
            <w:tcW w:w="2694" w:type="dxa"/>
            <w:tcBorders>
              <w:top w:val="nil"/>
              <w:bottom w:val="nil"/>
              <w:right w:val="nil"/>
            </w:tcBorders>
            <w:vAlign w:val="center"/>
          </w:tcPr>
          <w:p w14:paraId="65544597"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CFEAB50"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00FF06C4"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52B3337E"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6C6ABF66" w14:textId="77777777" w:rsidTr="00D712F3">
        <w:trPr>
          <w:cantSplit/>
          <w:trHeight w:hRule="exact" w:val="350"/>
        </w:trPr>
        <w:tc>
          <w:tcPr>
            <w:tcW w:w="2694" w:type="dxa"/>
            <w:tcBorders>
              <w:top w:val="nil"/>
              <w:bottom w:val="single" w:sz="12" w:space="0" w:color="auto"/>
              <w:right w:val="nil"/>
            </w:tcBorders>
            <w:vAlign w:val="center"/>
          </w:tcPr>
          <w:p w14:paraId="72BC0A32"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32E01787"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59F35728"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4" w:space="0" w:color="auto"/>
              <w:left w:val="single" w:sz="12" w:space="0" w:color="auto"/>
              <w:bottom w:val="single" w:sz="12" w:space="0" w:color="auto"/>
              <w:right w:val="single" w:sz="12" w:space="0" w:color="auto"/>
            </w:tcBorders>
          </w:tcPr>
          <w:p w14:paraId="67636D73" w14:textId="77777777" w:rsidR="00D22293" w:rsidRDefault="00D22293" w:rsidP="00A07D1E">
            <w:pPr>
              <w:spacing w:before="60" w:after="60" w:line="240" w:lineRule="auto"/>
              <w:ind w:firstLine="0"/>
              <w:jc w:val="left"/>
              <w:rPr>
                <w:rFonts w:ascii="Arial" w:hAnsi="Arial"/>
                <w:sz w:val="18"/>
              </w:rPr>
            </w:pPr>
          </w:p>
        </w:tc>
      </w:tr>
    </w:tbl>
    <w:p w14:paraId="563D981A" w14:textId="77777777" w:rsidR="00AD67BD" w:rsidRDefault="00AD67BD" w:rsidP="00A07D1E">
      <w:pPr>
        <w:spacing w:line="240" w:lineRule="auto"/>
        <w:jc w:val="left"/>
        <w:rPr>
          <w:lang w:val="hr-HR"/>
        </w:rPr>
        <w:sectPr w:rsidR="00AD67BD" w:rsidSect="00B74C53">
          <w:headerReference w:type="default" r:id="rId10"/>
          <w:pgSz w:w="11907" w:h="16840" w:code="9"/>
          <w:pgMar w:top="567" w:right="1418" w:bottom="567" w:left="1418" w:header="567" w:footer="567" w:gutter="0"/>
          <w:pgNumType w:fmt="upperRoman" w:start="1"/>
          <w:cols w:space="720"/>
        </w:sectPr>
      </w:pPr>
    </w:p>
    <w:p w14:paraId="1400F497"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41D2D0BA" w14:textId="77777777" w:rsidTr="00D712F3">
        <w:trPr>
          <w:cantSplit/>
          <w:trHeight w:hRule="exact" w:val="350"/>
        </w:trPr>
        <w:tc>
          <w:tcPr>
            <w:tcW w:w="3970" w:type="dxa"/>
            <w:gridSpan w:val="2"/>
            <w:tcBorders>
              <w:top w:val="single" w:sz="12" w:space="0" w:color="auto"/>
              <w:bottom w:val="dashSmallGap" w:sz="4" w:space="0" w:color="auto"/>
            </w:tcBorders>
          </w:tcPr>
          <w:p w14:paraId="03B401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2BB7B621"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3ED878D0" w14:textId="77777777" w:rsidTr="00D712F3">
        <w:trPr>
          <w:cantSplit/>
          <w:trHeight w:hRule="exact" w:val="350"/>
        </w:trPr>
        <w:tc>
          <w:tcPr>
            <w:tcW w:w="3970" w:type="dxa"/>
            <w:gridSpan w:val="2"/>
            <w:tcBorders>
              <w:top w:val="dashSmallGap" w:sz="4" w:space="0" w:color="auto"/>
              <w:bottom w:val="dashSmallGap" w:sz="4" w:space="0" w:color="auto"/>
            </w:tcBorders>
          </w:tcPr>
          <w:p w14:paraId="4F9E470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61716F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5264AA34" w14:textId="77777777" w:rsidTr="00D712F3">
        <w:trPr>
          <w:cantSplit/>
          <w:trHeight w:hRule="exact" w:val="350"/>
        </w:trPr>
        <w:tc>
          <w:tcPr>
            <w:tcW w:w="3970" w:type="dxa"/>
            <w:gridSpan w:val="2"/>
            <w:tcBorders>
              <w:top w:val="dashSmallGap" w:sz="4" w:space="0" w:color="auto"/>
              <w:bottom w:val="dashSmallGap" w:sz="4" w:space="0" w:color="auto"/>
            </w:tcBorders>
          </w:tcPr>
          <w:p w14:paraId="119FAC2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59C909D"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3F6BCDEE" w14:textId="77777777" w:rsidTr="00D712F3">
        <w:trPr>
          <w:cantSplit/>
          <w:trHeight w:hRule="exact" w:val="350"/>
        </w:trPr>
        <w:tc>
          <w:tcPr>
            <w:tcW w:w="3970" w:type="dxa"/>
            <w:gridSpan w:val="2"/>
            <w:tcBorders>
              <w:top w:val="dashSmallGap" w:sz="4" w:space="0" w:color="auto"/>
              <w:bottom w:val="dashSmallGap" w:sz="4" w:space="0" w:color="auto"/>
            </w:tcBorders>
          </w:tcPr>
          <w:p w14:paraId="7AE27E8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5E1DFC7A"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21878060" w14:textId="77777777" w:rsidTr="00D712F3">
        <w:trPr>
          <w:cantSplit/>
          <w:trHeight w:hRule="exact" w:val="350"/>
        </w:trPr>
        <w:tc>
          <w:tcPr>
            <w:tcW w:w="3970" w:type="dxa"/>
            <w:gridSpan w:val="2"/>
            <w:tcBorders>
              <w:top w:val="dashSmallGap" w:sz="4" w:space="0" w:color="auto"/>
              <w:bottom w:val="dashSmallGap" w:sz="4" w:space="0" w:color="auto"/>
            </w:tcBorders>
          </w:tcPr>
          <w:p w14:paraId="25C7F5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032AF1B6"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FF61409" w14:textId="77777777" w:rsidTr="00D712F3">
        <w:trPr>
          <w:cantSplit/>
          <w:trHeight w:hRule="exact" w:val="350"/>
        </w:trPr>
        <w:tc>
          <w:tcPr>
            <w:tcW w:w="3970" w:type="dxa"/>
            <w:gridSpan w:val="2"/>
            <w:tcBorders>
              <w:top w:val="dashSmallGap" w:sz="4" w:space="0" w:color="auto"/>
              <w:bottom w:val="dashSmallGap" w:sz="4" w:space="0" w:color="auto"/>
            </w:tcBorders>
          </w:tcPr>
          <w:p w14:paraId="6654B1A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A2F344B" w14:textId="77777777" w:rsidR="00D50B10" w:rsidRPr="006B6E57" w:rsidRDefault="006B6E57" w:rsidP="00517A6A">
            <w:pPr>
              <w:spacing w:before="60" w:after="60" w:line="240" w:lineRule="auto"/>
              <w:ind w:firstLine="0"/>
              <w:jc w:val="left"/>
              <w:rPr>
                <w:rFonts w:ascii="Arial" w:hAnsi="Arial" w:cs="Arial"/>
                <w:b/>
                <w:sz w:val="18"/>
                <w:szCs w:val="18"/>
              </w:rPr>
            </w:pPr>
            <w:r>
              <w:rPr>
                <w:rFonts w:ascii="Arial" w:hAnsi="Arial" w:cs="Arial"/>
                <w:b/>
                <w:sz w:val="18"/>
                <w:szCs w:val="18"/>
              </w:rPr>
              <w:t>Stefan Stojanović</w:t>
            </w:r>
          </w:p>
        </w:tc>
      </w:tr>
      <w:tr w:rsidR="00D50B10" w14:paraId="278AA6B4" w14:textId="77777777" w:rsidTr="00D712F3">
        <w:trPr>
          <w:cantSplit/>
          <w:trHeight w:hRule="exact" w:val="350"/>
        </w:trPr>
        <w:tc>
          <w:tcPr>
            <w:tcW w:w="3970" w:type="dxa"/>
            <w:gridSpan w:val="2"/>
            <w:tcBorders>
              <w:top w:val="dashSmallGap" w:sz="4" w:space="0" w:color="auto"/>
              <w:bottom w:val="dashSmallGap" w:sz="4" w:space="0" w:color="auto"/>
            </w:tcBorders>
          </w:tcPr>
          <w:p w14:paraId="7E6B819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095" w:type="dxa"/>
            <w:gridSpan w:val="2"/>
            <w:tcBorders>
              <w:top w:val="dashSmallGap" w:sz="4" w:space="0" w:color="auto"/>
              <w:bottom w:val="dashSmallGap" w:sz="4" w:space="0" w:color="auto"/>
            </w:tcBorders>
          </w:tcPr>
          <w:p w14:paraId="7D57ACBC" w14:textId="77777777" w:rsidR="00D50B10" w:rsidRPr="00FF5308" w:rsidRDefault="006B6E57"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Bogdan Pavković, PhD</w:t>
            </w:r>
          </w:p>
        </w:tc>
      </w:tr>
      <w:tr w:rsidR="00D50B10" w:rsidRPr="00D50B10" w14:paraId="70256B1F" w14:textId="77777777" w:rsidTr="00D712F3">
        <w:trPr>
          <w:cantSplit/>
          <w:trHeight w:hRule="exact" w:val="800"/>
        </w:trPr>
        <w:tc>
          <w:tcPr>
            <w:tcW w:w="3970" w:type="dxa"/>
            <w:gridSpan w:val="2"/>
            <w:tcBorders>
              <w:top w:val="dashSmallGap" w:sz="4" w:space="0" w:color="auto"/>
              <w:bottom w:val="dashSmallGap" w:sz="4" w:space="0" w:color="auto"/>
            </w:tcBorders>
          </w:tcPr>
          <w:p w14:paraId="0D2A0B5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21024BDF" w14:textId="77777777" w:rsidR="00D50B10" w:rsidRPr="00FF5308" w:rsidRDefault="006B6E57" w:rsidP="00DB41DE">
            <w:pPr>
              <w:spacing w:before="60" w:after="60" w:line="240" w:lineRule="auto"/>
              <w:ind w:firstLine="0"/>
              <w:jc w:val="left"/>
              <w:rPr>
                <w:rFonts w:ascii="Arial" w:hAnsi="Arial" w:cs="Arial"/>
                <w:b/>
                <w:sz w:val="18"/>
                <w:szCs w:val="18"/>
              </w:rPr>
            </w:pPr>
            <w:r>
              <w:rPr>
                <w:rFonts w:ascii="Arial" w:hAnsi="Arial" w:cs="Arial"/>
                <w:b/>
                <w:sz w:val="18"/>
                <w:szCs w:val="18"/>
              </w:rPr>
              <w:t xml:space="preserve">Implementation of a report editor in the </w:t>
            </w:r>
            <w:r w:rsidR="00DB41DE">
              <w:rPr>
                <w:rFonts w:ascii="Arial" w:hAnsi="Arial" w:cs="Arial"/>
                <w:b/>
                <w:sz w:val="18"/>
                <w:szCs w:val="18"/>
              </w:rPr>
              <w:t>AUTOSAR</w:t>
            </w:r>
            <w:r>
              <w:rPr>
                <w:rFonts w:ascii="Arial" w:hAnsi="Arial" w:cs="Arial"/>
                <w:b/>
                <w:sz w:val="18"/>
                <w:szCs w:val="18"/>
              </w:rPr>
              <w:t xml:space="preserve"> software integration process</w:t>
            </w:r>
          </w:p>
        </w:tc>
      </w:tr>
      <w:tr w:rsidR="00D50B10" w14:paraId="7A39BBF1" w14:textId="77777777" w:rsidTr="00D712F3">
        <w:trPr>
          <w:cantSplit/>
          <w:trHeight w:hRule="exact" w:val="350"/>
        </w:trPr>
        <w:tc>
          <w:tcPr>
            <w:tcW w:w="3970" w:type="dxa"/>
            <w:gridSpan w:val="2"/>
            <w:tcBorders>
              <w:top w:val="dashSmallGap" w:sz="4" w:space="0" w:color="auto"/>
              <w:bottom w:val="dashSmallGap" w:sz="4" w:space="0" w:color="auto"/>
            </w:tcBorders>
          </w:tcPr>
          <w:p w14:paraId="668B7E8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1082851F"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A233570" w14:textId="77777777" w:rsidTr="00D712F3">
        <w:trPr>
          <w:cantSplit/>
          <w:trHeight w:hRule="exact" w:val="350"/>
        </w:trPr>
        <w:tc>
          <w:tcPr>
            <w:tcW w:w="3970" w:type="dxa"/>
            <w:gridSpan w:val="2"/>
            <w:tcBorders>
              <w:top w:val="dashSmallGap" w:sz="4" w:space="0" w:color="auto"/>
              <w:bottom w:val="dashSmallGap" w:sz="4" w:space="0" w:color="auto"/>
            </w:tcBorders>
          </w:tcPr>
          <w:p w14:paraId="13EC09E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6144DEC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1BE2689B" w14:textId="77777777" w:rsidTr="00D712F3">
        <w:trPr>
          <w:cantSplit/>
          <w:trHeight w:hRule="exact" w:val="350"/>
        </w:trPr>
        <w:tc>
          <w:tcPr>
            <w:tcW w:w="3970" w:type="dxa"/>
            <w:gridSpan w:val="2"/>
            <w:tcBorders>
              <w:top w:val="dashSmallGap" w:sz="4" w:space="0" w:color="auto"/>
              <w:bottom w:val="dashSmallGap" w:sz="4" w:space="0" w:color="auto"/>
            </w:tcBorders>
          </w:tcPr>
          <w:p w14:paraId="23C5C58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7538B771"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09E69C4E" w14:textId="77777777" w:rsidTr="00D712F3">
        <w:trPr>
          <w:cantSplit/>
          <w:trHeight w:hRule="exact" w:val="350"/>
        </w:trPr>
        <w:tc>
          <w:tcPr>
            <w:tcW w:w="3970" w:type="dxa"/>
            <w:gridSpan w:val="2"/>
            <w:tcBorders>
              <w:top w:val="dashSmallGap" w:sz="4" w:space="0" w:color="auto"/>
              <w:bottom w:val="dashSmallGap" w:sz="4" w:space="0" w:color="auto"/>
            </w:tcBorders>
          </w:tcPr>
          <w:p w14:paraId="57D3D43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7480BD2F"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7DED6224" w14:textId="77777777" w:rsidTr="00D712F3">
        <w:trPr>
          <w:cantSplit/>
          <w:trHeight w:hRule="exact" w:val="350"/>
        </w:trPr>
        <w:tc>
          <w:tcPr>
            <w:tcW w:w="3970" w:type="dxa"/>
            <w:gridSpan w:val="2"/>
            <w:tcBorders>
              <w:top w:val="dashSmallGap" w:sz="4" w:space="0" w:color="auto"/>
              <w:bottom w:val="dashSmallGap" w:sz="4" w:space="0" w:color="auto"/>
            </w:tcBorders>
          </w:tcPr>
          <w:p w14:paraId="6F0702E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7B08067A" w14:textId="77777777" w:rsidR="00D50B10" w:rsidRPr="00FF5308" w:rsidRDefault="00B534BC" w:rsidP="00517A6A">
            <w:pPr>
              <w:spacing w:before="60" w:after="60" w:line="240" w:lineRule="auto"/>
              <w:ind w:firstLine="0"/>
              <w:jc w:val="left"/>
              <w:rPr>
                <w:rFonts w:ascii="Arial" w:hAnsi="Arial" w:cs="Arial"/>
                <w:sz w:val="18"/>
                <w:szCs w:val="18"/>
              </w:rPr>
            </w:pPr>
            <w:r>
              <w:rPr>
                <w:rFonts w:ascii="Arial" w:hAnsi="Arial" w:cs="Arial"/>
                <w:sz w:val="18"/>
                <w:szCs w:val="18"/>
              </w:rPr>
              <w:t>2019.</w:t>
            </w:r>
          </w:p>
        </w:tc>
      </w:tr>
      <w:tr w:rsidR="00D50B10" w14:paraId="360F4ED4" w14:textId="77777777" w:rsidTr="00D712F3">
        <w:trPr>
          <w:cantSplit/>
          <w:trHeight w:hRule="exact" w:val="350"/>
        </w:trPr>
        <w:tc>
          <w:tcPr>
            <w:tcW w:w="3970" w:type="dxa"/>
            <w:gridSpan w:val="2"/>
            <w:tcBorders>
              <w:top w:val="dashSmallGap" w:sz="4" w:space="0" w:color="auto"/>
              <w:bottom w:val="dashSmallGap" w:sz="4" w:space="0" w:color="auto"/>
            </w:tcBorders>
          </w:tcPr>
          <w:p w14:paraId="16DAE79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66F3E7C5"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4CE96B98" w14:textId="77777777" w:rsidTr="00D712F3">
        <w:trPr>
          <w:cantSplit/>
          <w:trHeight w:hRule="exact" w:val="350"/>
        </w:trPr>
        <w:tc>
          <w:tcPr>
            <w:tcW w:w="3970" w:type="dxa"/>
            <w:gridSpan w:val="2"/>
            <w:tcBorders>
              <w:top w:val="dashSmallGap" w:sz="4" w:space="0" w:color="auto"/>
              <w:bottom w:val="dashSmallGap" w:sz="4" w:space="0" w:color="auto"/>
            </w:tcBorders>
          </w:tcPr>
          <w:p w14:paraId="044FE1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0797281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45961584" w14:textId="77777777" w:rsidTr="00D712F3">
        <w:trPr>
          <w:cantSplit/>
          <w:trHeight w:hRule="exact" w:val="450"/>
        </w:trPr>
        <w:tc>
          <w:tcPr>
            <w:tcW w:w="3970" w:type="dxa"/>
            <w:gridSpan w:val="2"/>
            <w:tcBorders>
              <w:top w:val="dashSmallGap" w:sz="4" w:space="0" w:color="auto"/>
              <w:bottom w:val="dashSmallGap" w:sz="4" w:space="0" w:color="auto"/>
            </w:tcBorders>
          </w:tcPr>
          <w:p w14:paraId="31D18860"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4E69A2C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13E38982" w14:textId="77777777" w:rsidTr="00D712F3">
        <w:trPr>
          <w:cantSplit/>
          <w:trHeight w:hRule="exact" w:val="350"/>
        </w:trPr>
        <w:tc>
          <w:tcPr>
            <w:tcW w:w="3970" w:type="dxa"/>
            <w:gridSpan w:val="2"/>
            <w:tcBorders>
              <w:top w:val="dashSmallGap" w:sz="4" w:space="0" w:color="auto"/>
              <w:bottom w:val="dashSmallGap" w:sz="4" w:space="0" w:color="auto"/>
            </w:tcBorders>
          </w:tcPr>
          <w:p w14:paraId="29C43A67"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680145E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D57996A" w14:textId="77777777" w:rsidTr="00D712F3">
        <w:trPr>
          <w:cantSplit/>
          <w:trHeight w:hRule="exact" w:val="350"/>
        </w:trPr>
        <w:tc>
          <w:tcPr>
            <w:tcW w:w="3970" w:type="dxa"/>
            <w:gridSpan w:val="2"/>
            <w:tcBorders>
              <w:top w:val="dashSmallGap" w:sz="4" w:space="0" w:color="auto"/>
              <w:bottom w:val="dashSmallGap" w:sz="4" w:space="0" w:color="auto"/>
            </w:tcBorders>
          </w:tcPr>
          <w:p w14:paraId="1B1F0AD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10F04A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6FC5649B" w14:textId="77777777" w:rsidTr="00D712F3">
        <w:trPr>
          <w:cantSplit/>
          <w:trHeight w:hRule="exact" w:val="500"/>
        </w:trPr>
        <w:tc>
          <w:tcPr>
            <w:tcW w:w="3970" w:type="dxa"/>
            <w:gridSpan w:val="2"/>
            <w:tcBorders>
              <w:top w:val="dashSmallGap" w:sz="4" w:space="0" w:color="auto"/>
              <w:bottom w:val="dashSmallGap" w:sz="4" w:space="0" w:color="auto"/>
            </w:tcBorders>
          </w:tcPr>
          <w:p w14:paraId="54A56CC5"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694AA5BE" w14:textId="77777777" w:rsidR="00D50B10" w:rsidRPr="00140B3A" w:rsidRDefault="00FA53E4" w:rsidP="00517A6A">
            <w:pPr>
              <w:spacing w:before="60" w:after="60" w:line="240" w:lineRule="auto"/>
              <w:ind w:left="200" w:firstLine="0"/>
              <w:jc w:val="left"/>
              <w:rPr>
                <w:rFonts w:ascii="Arial" w:hAnsi="Arial" w:cs="Arial"/>
                <w:b/>
                <w:sz w:val="18"/>
                <w:szCs w:val="18"/>
                <w:rPrChange w:id="20" w:author="sstojanovic" w:date="2019-10-04T12:50:00Z">
                  <w:rPr>
                    <w:rFonts w:ascii="Arial" w:hAnsi="Arial" w:cs="Arial"/>
                    <w:sz w:val="18"/>
                    <w:szCs w:val="18"/>
                    <w:lang w:val="pl-PL"/>
                  </w:rPr>
                </w:rPrChange>
              </w:rPr>
            </w:pPr>
            <w:ins w:id="21" w:author="sstojanovic" w:date="2019-10-04T12:50:00Z">
              <w:r w:rsidRPr="00FA53E4">
                <w:rPr>
                  <w:rFonts w:ascii="Arial" w:hAnsi="Arial" w:cs="Arial"/>
                  <w:b/>
                  <w:sz w:val="18"/>
                  <w:szCs w:val="18"/>
                  <w:rPrChange w:id="22" w:author="sstojanovic" w:date="2019-10-04T12:50:00Z">
                    <w:rPr>
                      <w:rFonts w:ascii="Arial" w:hAnsi="Arial" w:cs="Arial"/>
                      <w:sz w:val="18"/>
                      <w:szCs w:val="18"/>
                    </w:rPr>
                  </w:rPrChange>
                </w:rPr>
                <w:t>AUTOSAR, XML, Python, editor, report, test, integration</w:t>
              </w:r>
            </w:ins>
          </w:p>
        </w:tc>
      </w:tr>
      <w:tr w:rsidR="00D50B10" w14:paraId="0E7AFF67" w14:textId="77777777" w:rsidTr="00D712F3">
        <w:trPr>
          <w:cantSplit/>
          <w:trHeight w:hRule="exact" w:val="350"/>
        </w:trPr>
        <w:tc>
          <w:tcPr>
            <w:tcW w:w="3970" w:type="dxa"/>
            <w:gridSpan w:val="2"/>
            <w:tcBorders>
              <w:top w:val="dashSmallGap" w:sz="4" w:space="0" w:color="auto"/>
              <w:bottom w:val="dashSmallGap" w:sz="4" w:space="0" w:color="auto"/>
            </w:tcBorders>
          </w:tcPr>
          <w:p w14:paraId="02B16E72"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6BE6C0B0"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08CF7A06" w14:textId="77777777" w:rsidTr="00D712F3">
        <w:trPr>
          <w:cantSplit/>
          <w:trHeight w:hRule="exact" w:val="500"/>
        </w:trPr>
        <w:tc>
          <w:tcPr>
            <w:tcW w:w="3970" w:type="dxa"/>
            <w:gridSpan w:val="2"/>
            <w:tcBorders>
              <w:top w:val="dashSmallGap" w:sz="4" w:space="0" w:color="auto"/>
              <w:bottom w:val="dashSmallGap" w:sz="4" w:space="0" w:color="auto"/>
            </w:tcBorders>
          </w:tcPr>
          <w:p w14:paraId="1FA4C65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0F59F317"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0346E774" w14:textId="77777777" w:rsidTr="00D712F3">
        <w:trPr>
          <w:cantSplit/>
          <w:trHeight w:hRule="exact" w:val="500"/>
        </w:trPr>
        <w:tc>
          <w:tcPr>
            <w:tcW w:w="3970" w:type="dxa"/>
            <w:gridSpan w:val="2"/>
            <w:tcBorders>
              <w:top w:val="dashSmallGap" w:sz="4" w:space="0" w:color="auto"/>
              <w:bottom w:val="dashSmallGap" w:sz="4" w:space="0" w:color="auto"/>
            </w:tcBorders>
          </w:tcPr>
          <w:p w14:paraId="1A88E24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05E0DDF"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756EEB3B" w14:textId="77777777" w:rsidTr="00D712F3">
        <w:trPr>
          <w:cantSplit/>
          <w:trHeight w:hRule="exact" w:val="2700"/>
        </w:trPr>
        <w:tc>
          <w:tcPr>
            <w:tcW w:w="3970" w:type="dxa"/>
            <w:gridSpan w:val="2"/>
            <w:tcBorders>
              <w:top w:val="dashSmallGap" w:sz="4" w:space="0" w:color="auto"/>
              <w:bottom w:val="dashSmallGap" w:sz="4" w:space="0" w:color="auto"/>
            </w:tcBorders>
          </w:tcPr>
          <w:p w14:paraId="5229EC8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2D6421BC" w14:textId="77777777" w:rsidR="00D50B10" w:rsidRPr="0049694F" w:rsidRDefault="00DB7BD7" w:rsidP="00DB7BD7">
            <w:pPr>
              <w:spacing w:before="60" w:after="60" w:line="240" w:lineRule="auto"/>
              <w:ind w:left="200" w:firstLine="0"/>
              <w:rPr>
                <w:rFonts w:ascii="Arial" w:hAnsi="Arial" w:cs="Arial"/>
                <w:b/>
                <w:sz w:val="18"/>
                <w:szCs w:val="18"/>
                <w:rPrChange w:id="23" w:author="sstojanovic" w:date="2019-10-03T13:52:00Z">
                  <w:rPr>
                    <w:rFonts w:ascii="Arial" w:hAnsi="Arial" w:cs="Arial"/>
                    <w:sz w:val="18"/>
                    <w:szCs w:val="18"/>
                  </w:rPr>
                </w:rPrChange>
              </w:rPr>
            </w:pPr>
            <w:ins w:id="24" w:author="sstojanovic" w:date="2019-10-03T13:30:00Z">
              <w:r w:rsidRPr="0049694F">
                <w:rPr>
                  <w:rFonts w:ascii="Arial" w:hAnsi="Arial" w:cs="Arial"/>
                  <w:b/>
                  <w:sz w:val="18"/>
                  <w:szCs w:val="18"/>
                </w:rPr>
                <w:t>This paper describe</w:t>
              </w:r>
            </w:ins>
            <w:ins w:id="25" w:author="sstojanovic" w:date="2019-10-03T13:33:00Z">
              <w:r w:rsidRPr="0049694F">
                <w:rPr>
                  <w:rFonts w:ascii="Arial" w:hAnsi="Arial" w:cs="Arial"/>
                  <w:b/>
                  <w:sz w:val="18"/>
                  <w:szCs w:val="18"/>
                </w:rPr>
                <w:t>s</w:t>
              </w:r>
            </w:ins>
            <w:ins w:id="26" w:author="sstojanovic" w:date="2019-10-03T13:30:00Z">
              <w:r w:rsidRPr="0049694F">
                <w:rPr>
                  <w:rFonts w:ascii="Arial" w:hAnsi="Arial" w:cs="Arial"/>
                  <w:b/>
                  <w:sz w:val="18"/>
                  <w:szCs w:val="18"/>
                </w:rPr>
                <w:t xml:space="preserve"> the implementation of a Python application used to edit</w:t>
              </w:r>
            </w:ins>
            <w:ins w:id="27" w:author="sstojanovic" w:date="2019-10-03T13:34:00Z">
              <w:r w:rsidRPr="0049694F">
                <w:rPr>
                  <w:rFonts w:ascii="Arial" w:hAnsi="Arial" w:cs="Arial"/>
                  <w:b/>
                  <w:sz w:val="18"/>
                  <w:szCs w:val="18"/>
                </w:rPr>
                <w:t xml:space="preserve"> AUTOSAR</w:t>
              </w:r>
            </w:ins>
            <w:ins w:id="28" w:author="sstojanovic" w:date="2019-10-03T13:30:00Z">
              <w:r w:rsidRPr="0049694F">
                <w:rPr>
                  <w:rFonts w:ascii="Arial" w:hAnsi="Arial" w:cs="Arial"/>
                  <w:b/>
                  <w:sz w:val="18"/>
                  <w:szCs w:val="18"/>
                </w:rPr>
                <w:t xml:space="preserve"> AATR files. The application</w:t>
              </w:r>
            </w:ins>
            <w:ins w:id="29" w:author="sstojanovic" w:date="2019-10-03T13:34:00Z">
              <w:r w:rsidRPr="0049694F">
                <w:rPr>
                  <w:rFonts w:ascii="Arial" w:hAnsi="Arial" w:cs="Arial"/>
                  <w:b/>
                  <w:sz w:val="18"/>
                  <w:szCs w:val="18"/>
                </w:rPr>
                <w:t xml:space="preserve"> is developed in the form of a GUI that</w:t>
              </w:r>
            </w:ins>
            <w:ins w:id="30" w:author="sstojanovic" w:date="2019-10-03T13:30:00Z">
              <w:r w:rsidRPr="0049694F">
                <w:rPr>
                  <w:rFonts w:ascii="Arial" w:hAnsi="Arial" w:cs="Arial"/>
                  <w:b/>
                  <w:sz w:val="18"/>
                  <w:szCs w:val="18"/>
                </w:rPr>
                <w:t xml:space="preserve"> provides all the tools and options necessary for loading, editing and saving </w:t>
              </w:r>
            </w:ins>
            <w:ins w:id="31" w:author="sstojanovic" w:date="2019-10-03T13:31:00Z">
              <w:r w:rsidRPr="0049694F">
                <w:rPr>
                  <w:rFonts w:ascii="Arial" w:hAnsi="Arial" w:cs="Arial"/>
                  <w:b/>
                  <w:sz w:val="18"/>
                  <w:szCs w:val="18"/>
                </w:rPr>
                <w:t>XML files.</w:t>
              </w:r>
            </w:ins>
          </w:p>
        </w:tc>
      </w:tr>
      <w:tr w:rsidR="000B2DAF" w:rsidRPr="000B2DAF" w14:paraId="798F9278" w14:textId="77777777" w:rsidTr="00D712F3">
        <w:trPr>
          <w:cantSplit/>
          <w:trHeight w:hRule="exact" w:val="350"/>
        </w:trPr>
        <w:tc>
          <w:tcPr>
            <w:tcW w:w="3970" w:type="dxa"/>
            <w:gridSpan w:val="2"/>
            <w:tcBorders>
              <w:top w:val="dashSmallGap" w:sz="4" w:space="0" w:color="auto"/>
              <w:bottom w:val="dashSmallGap" w:sz="4" w:space="0" w:color="auto"/>
            </w:tcBorders>
          </w:tcPr>
          <w:p w14:paraId="3B4330A4"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BADE74F"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032E0CA3" w14:textId="77777777" w:rsidTr="00D712F3">
        <w:trPr>
          <w:cantSplit/>
          <w:trHeight w:hRule="exact" w:val="350"/>
        </w:trPr>
        <w:tc>
          <w:tcPr>
            <w:tcW w:w="3970" w:type="dxa"/>
            <w:gridSpan w:val="2"/>
            <w:tcBorders>
              <w:top w:val="dashSmallGap" w:sz="4" w:space="0" w:color="auto"/>
              <w:bottom w:val="dashSmallGap" w:sz="4" w:space="0" w:color="auto"/>
            </w:tcBorders>
          </w:tcPr>
          <w:p w14:paraId="13F2FE7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6C188187"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5427853C" w14:textId="77777777" w:rsidTr="00D712F3">
        <w:trPr>
          <w:gridAfter w:val="1"/>
          <w:wAfter w:w="1842" w:type="dxa"/>
          <w:cantSplit/>
          <w:trHeight w:hRule="exact" w:val="350"/>
        </w:trPr>
        <w:tc>
          <w:tcPr>
            <w:tcW w:w="2411" w:type="dxa"/>
            <w:tcBorders>
              <w:top w:val="nil"/>
              <w:bottom w:val="nil"/>
              <w:right w:val="nil"/>
            </w:tcBorders>
            <w:vAlign w:val="center"/>
          </w:tcPr>
          <w:p w14:paraId="18A76E9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6A4AFC49"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59BD7467" w14:textId="77777777" w:rsidR="00D50B10" w:rsidRPr="00FF5308" w:rsidRDefault="00D50B10" w:rsidP="00517A6A">
            <w:pPr>
              <w:spacing w:before="60" w:after="60" w:line="240" w:lineRule="auto"/>
              <w:ind w:firstLine="33"/>
              <w:jc w:val="left"/>
              <w:rPr>
                <w:rFonts w:ascii="Arial" w:hAnsi="Arial"/>
                <w:sz w:val="18"/>
              </w:rPr>
            </w:pPr>
          </w:p>
        </w:tc>
      </w:tr>
      <w:tr w:rsidR="00D50B10" w14:paraId="3EC8352B" w14:textId="77777777" w:rsidTr="00D712F3">
        <w:trPr>
          <w:cantSplit/>
          <w:trHeight w:hRule="exact" w:val="350"/>
        </w:trPr>
        <w:tc>
          <w:tcPr>
            <w:tcW w:w="2411" w:type="dxa"/>
            <w:tcBorders>
              <w:top w:val="nil"/>
              <w:bottom w:val="nil"/>
              <w:right w:val="nil"/>
            </w:tcBorders>
            <w:vAlign w:val="center"/>
          </w:tcPr>
          <w:p w14:paraId="0B2F2545"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2AB56CB5"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D182EC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73C745A8"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6828917B" w14:textId="77777777" w:rsidTr="00D712F3">
        <w:trPr>
          <w:cantSplit/>
          <w:trHeight w:hRule="exact" w:val="350"/>
        </w:trPr>
        <w:tc>
          <w:tcPr>
            <w:tcW w:w="2411" w:type="dxa"/>
            <w:tcBorders>
              <w:top w:val="nil"/>
              <w:bottom w:val="single" w:sz="12" w:space="0" w:color="auto"/>
              <w:right w:val="nil"/>
            </w:tcBorders>
            <w:vAlign w:val="center"/>
          </w:tcPr>
          <w:p w14:paraId="21AC8545"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28168F4"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14:paraId="69A43E04"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5CEC1683" w14:textId="77777777" w:rsidR="00D50B10" w:rsidRPr="00FF5308" w:rsidRDefault="00D50B10" w:rsidP="00A07D1E">
            <w:pPr>
              <w:spacing w:before="60" w:after="60" w:line="240" w:lineRule="auto"/>
              <w:ind w:firstLine="0"/>
              <w:jc w:val="left"/>
              <w:rPr>
                <w:rFonts w:ascii="Arial" w:hAnsi="Arial"/>
                <w:sz w:val="18"/>
              </w:rPr>
            </w:pPr>
          </w:p>
        </w:tc>
      </w:tr>
    </w:tbl>
    <w:p w14:paraId="7761F91E" w14:textId="77777777" w:rsidR="009857F6" w:rsidRDefault="009857F6" w:rsidP="00A07D1E">
      <w:pPr>
        <w:spacing w:line="240" w:lineRule="auto"/>
        <w:jc w:val="left"/>
        <w:rPr>
          <w:lang w:val="hr-HR"/>
        </w:rPr>
      </w:pPr>
    </w:p>
    <w:p w14:paraId="049EE126" w14:textId="77777777" w:rsidR="009857F6" w:rsidRDefault="009857F6">
      <w:pPr>
        <w:jc w:val="left"/>
        <w:rPr>
          <w:lang w:val="hr-HR"/>
        </w:rPr>
        <w:sectPr w:rsidR="009857F6" w:rsidSect="00B74C53">
          <w:headerReference w:type="default" r:id="rId11"/>
          <w:pgSz w:w="11907" w:h="16840" w:code="9"/>
          <w:pgMar w:top="567" w:right="1418" w:bottom="567" w:left="1418" w:header="567" w:footer="567" w:gutter="0"/>
          <w:pgNumType w:fmt="upperRoman" w:start="1"/>
          <w:cols w:space="720"/>
        </w:sectPr>
      </w:pPr>
    </w:p>
    <w:p w14:paraId="5E301BFC" w14:textId="77777777" w:rsidR="00AD67BD" w:rsidRPr="00B534BC" w:rsidRDefault="00B534BC" w:rsidP="006A6C11">
      <w:pPr>
        <w:spacing w:before="4000"/>
        <w:rPr>
          <w:rFonts w:ascii="Tahoma" w:hAnsi="Tahoma" w:cs="Tahoma"/>
          <w:b/>
          <w:sz w:val="32"/>
          <w:szCs w:val="32"/>
        </w:rPr>
      </w:pPr>
      <w:commentRangeStart w:id="32"/>
      <w:commentRangeStart w:id="33"/>
      <w:r>
        <w:rPr>
          <w:rFonts w:ascii="Tahoma" w:hAnsi="Tahoma" w:cs="Tahoma"/>
          <w:b/>
          <w:sz w:val="32"/>
          <w:szCs w:val="32"/>
        </w:rPr>
        <w:lastRenderedPageBreak/>
        <w:t>Zahvalnost</w:t>
      </w:r>
      <w:commentRangeEnd w:id="32"/>
      <w:r w:rsidR="000B6E02">
        <w:rPr>
          <w:rStyle w:val="CommentReference"/>
          <w:lang w:eastAsia="ar-SA"/>
        </w:rPr>
        <w:commentReference w:id="32"/>
      </w:r>
      <w:commentRangeEnd w:id="33"/>
      <w:r w:rsidR="00A64C0D">
        <w:rPr>
          <w:rStyle w:val="CommentReference"/>
          <w:lang w:eastAsia="ar-SA"/>
        </w:rPr>
        <w:commentReference w:id="33"/>
      </w:r>
    </w:p>
    <w:p w14:paraId="76AE80B0" w14:textId="77777777" w:rsidR="006A6C11" w:rsidRDefault="006A6C11">
      <w:pPr>
        <w:rPr>
          <w:ins w:id="34" w:author="sstojanovic" w:date="2019-09-30T13:24:00Z"/>
          <w:lang w:val="hr-HR"/>
        </w:rPr>
      </w:pPr>
    </w:p>
    <w:p w14:paraId="1F8BE097" w14:textId="77777777" w:rsidR="000260D0" w:rsidRDefault="000260D0" w:rsidP="000260D0">
      <w:pPr>
        <w:rPr>
          <w:ins w:id="35" w:author="sstojanovic" w:date="2019-09-30T13:24:00Z"/>
          <w:lang w:val="hr-HR"/>
        </w:rPr>
      </w:pPr>
      <w:ins w:id="36" w:author="sstojanovic" w:date="2019-09-30T13:24:00Z">
        <w:r>
          <w:rPr>
            <w:lang w:val="hr-HR"/>
          </w:rPr>
          <w:t xml:space="preserve">Zahvaljujem se mentoru, doc. </w:t>
        </w:r>
      </w:ins>
      <w:ins w:id="37" w:author="sstojanovic" w:date="2019-09-30T13:43:00Z">
        <w:r w:rsidR="002B30E4">
          <w:rPr>
            <w:lang w:val="hr-HR"/>
          </w:rPr>
          <w:t>d</w:t>
        </w:r>
      </w:ins>
      <w:ins w:id="38" w:author="sstojanovic" w:date="2019-09-30T13:24:00Z">
        <w:r>
          <w:rPr>
            <w:lang w:val="hr-HR"/>
          </w:rPr>
          <w:t>r Bogdanu Pavkoviću i Čedomiru Jovanoviću na pruženoj stručnoj pomoći i savetovanju tokom izrade ovog rada.</w:t>
        </w:r>
      </w:ins>
    </w:p>
    <w:p w14:paraId="5433D60C" w14:textId="77777777" w:rsidR="00CC0D14" w:rsidRDefault="000260D0">
      <w:pPr>
        <w:rPr>
          <w:del w:id="39" w:author="sstojanovic" w:date="2019-10-21T12:02:00Z"/>
          <w:lang w:val="hr-HR"/>
        </w:rPr>
      </w:pPr>
      <w:ins w:id="40" w:author="sstojanovic" w:date="2019-09-30T13:24:00Z">
        <w:r>
          <w:rPr>
            <w:lang w:val="hr-HR"/>
          </w:rPr>
          <w:t>Posebnu zahvalnost dugujem svojoj porodici, čija je neizmerna podrška bila od presudnog značaja za celo moje školovanje.</w:t>
        </w:r>
      </w:ins>
    </w:p>
    <w:p w14:paraId="63A7785A" w14:textId="77777777" w:rsidR="006A6C11" w:rsidDel="002E0F79" w:rsidRDefault="006A6C11">
      <w:pPr>
        <w:rPr>
          <w:del w:id="41" w:author="sstojanovic" w:date="2019-10-21T12:02:00Z"/>
          <w:lang w:val="hr-HR"/>
        </w:rPr>
      </w:pPr>
    </w:p>
    <w:p w14:paraId="2AC1076A" w14:textId="77777777" w:rsidR="005D3FD3" w:rsidRDefault="005D3FD3">
      <w:pPr>
        <w:ind w:firstLine="0"/>
        <w:rPr>
          <w:lang w:val="hr-HR"/>
        </w:rPr>
        <w:pPrChange w:id="42" w:author="sstojanovic" w:date="2019-10-21T12:02:00Z">
          <w:pPr/>
        </w:pPrChange>
      </w:pPr>
    </w:p>
    <w:p w14:paraId="4A462481" w14:textId="77777777" w:rsidR="006A6C11" w:rsidRDefault="006A6C11">
      <w:pPr>
        <w:rPr>
          <w:lang w:val="hr-HR"/>
        </w:rPr>
      </w:pPr>
    </w:p>
    <w:p w14:paraId="7FF34F23" w14:textId="77777777" w:rsidR="00AD67BD" w:rsidRDefault="00AD67BD">
      <w:pPr>
        <w:rPr>
          <w:lang w:val="hr-HR"/>
        </w:rPr>
        <w:sectPr w:rsidR="00AD67BD" w:rsidSect="00B74C53">
          <w:headerReference w:type="default" r:id="rId12"/>
          <w:footerReference w:type="default" r:id="rId13"/>
          <w:pgSz w:w="11907" w:h="16840" w:code="9"/>
          <w:pgMar w:top="1134" w:right="1418" w:bottom="1134" w:left="1418" w:header="567" w:footer="567" w:gutter="0"/>
          <w:pgNumType w:fmt="upperRoman" w:start="1"/>
          <w:cols w:space="720"/>
        </w:sectPr>
      </w:pPr>
    </w:p>
    <w:p w14:paraId="342FEF98" w14:textId="77777777" w:rsidR="00AD67BD" w:rsidRPr="00B534BC" w:rsidRDefault="00B534BC" w:rsidP="00170C67">
      <w:pPr>
        <w:spacing w:before="2000"/>
        <w:ind w:firstLine="0"/>
        <w:jc w:val="left"/>
        <w:rPr>
          <w:rFonts w:ascii="Tahoma" w:hAnsi="Tahoma" w:cs="Tahoma"/>
          <w:b/>
          <w:bCs/>
          <w:smallCaps/>
          <w:sz w:val="32"/>
        </w:rPr>
      </w:pPr>
      <w:r>
        <w:rPr>
          <w:rFonts w:ascii="Tahoma" w:hAnsi="Tahoma" w:cs="Tahoma"/>
          <w:b/>
          <w:bCs/>
          <w:smallCaps/>
          <w:sz w:val="32"/>
        </w:rPr>
        <w:lastRenderedPageBreak/>
        <w:t>Sadržaj</w:t>
      </w:r>
    </w:p>
    <w:p w14:paraId="2E077A0E" w14:textId="77777777" w:rsidR="00AD67BD" w:rsidRDefault="00AD67BD" w:rsidP="00AD67BD">
      <w:pPr>
        <w:rPr>
          <w:lang w:val="sl-SI"/>
        </w:rPr>
      </w:pPr>
    </w:p>
    <w:p w14:paraId="6FE22AC6" w14:textId="77777777" w:rsidR="00FB7F8A" w:rsidRPr="00272A77" w:rsidRDefault="00FA53E4">
      <w:pPr>
        <w:pStyle w:val="TOC1"/>
        <w:rPr>
          <w:rFonts w:ascii="Calibri" w:hAnsi="Calibr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3253377" w:history="1">
        <w:r w:rsidR="00FB7F8A" w:rsidRPr="00CE1977">
          <w:rPr>
            <w:rStyle w:val="Hyperlink"/>
            <w:noProof/>
          </w:rPr>
          <w:t>1.</w:t>
        </w:r>
        <w:r w:rsidR="00FB7F8A" w:rsidRPr="00272A77">
          <w:rPr>
            <w:rFonts w:ascii="Calibri" w:hAnsi="Calibri"/>
            <w:noProof/>
            <w:sz w:val="22"/>
            <w:szCs w:val="22"/>
            <w:lang w:val="en-US"/>
          </w:rPr>
          <w:tab/>
        </w:r>
        <w:r w:rsidR="00FB7F8A" w:rsidRPr="00CE1977">
          <w:rPr>
            <w:rStyle w:val="Hyperlink"/>
            <w:noProof/>
          </w:rPr>
          <w:t>Uvod</w:t>
        </w:r>
        <w:r w:rsidR="00FB7F8A">
          <w:rPr>
            <w:noProof/>
            <w:webHidden/>
          </w:rPr>
          <w:tab/>
        </w:r>
        <w:r>
          <w:rPr>
            <w:noProof/>
            <w:webHidden/>
          </w:rPr>
          <w:fldChar w:fldCharType="begin"/>
        </w:r>
        <w:r w:rsidR="00FB7F8A">
          <w:rPr>
            <w:noProof/>
            <w:webHidden/>
          </w:rPr>
          <w:instrText xml:space="preserve"> PAGEREF _Toc23253377 \h </w:instrText>
        </w:r>
        <w:r>
          <w:rPr>
            <w:noProof/>
            <w:webHidden/>
          </w:rPr>
        </w:r>
        <w:r>
          <w:rPr>
            <w:noProof/>
            <w:webHidden/>
          </w:rPr>
          <w:fldChar w:fldCharType="separate"/>
        </w:r>
        <w:r w:rsidR="00FB7F8A">
          <w:rPr>
            <w:noProof/>
            <w:webHidden/>
          </w:rPr>
          <w:t>1</w:t>
        </w:r>
        <w:r>
          <w:rPr>
            <w:noProof/>
            <w:webHidden/>
          </w:rPr>
          <w:fldChar w:fldCharType="end"/>
        </w:r>
      </w:hyperlink>
    </w:p>
    <w:p w14:paraId="528FD6E7" w14:textId="77777777" w:rsidR="00FB7F8A" w:rsidRPr="00272A77" w:rsidRDefault="00381878">
      <w:pPr>
        <w:pStyle w:val="TOC1"/>
        <w:rPr>
          <w:rFonts w:ascii="Calibri" w:hAnsi="Calibri"/>
          <w:noProof/>
          <w:sz w:val="22"/>
          <w:szCs w:val="22"/>
          <w:lang w:val="en-US"/>
        </w:rPr>
      </w:pPr>
      <w:hyperlink w:anchor="_Toc23253378" w:history="1">
        <w:r w:rsidR="00FB7F8A" w:rsidRPr="00CE1977">
          <w:rPr>
            <w:rStyle w:val="Hyperlink"/>
            <w:noProof/>
          </w:rPr>
          <w:t>2.</w:t>
        </w:r>
        <w:r w:rsidR="00FB7F8A" w:rsidRPr="00272A77">
          <w:rPr>
            <w:rFonts w:ascii="Calibri" w:hAnsi="Calibri"/>
            <w:noProof/>
            <w:sz w:val="22"/>
            <w:szCs w:val="22"/>
            <w:lang w:val="en-US"/>
          </w:rPr>
          <w:tab/>
        </w:r>
        <w:r w:rsidR="00FB7F8A" w:rsidRPr="00CE1977">
          <w:rPr>
            <w:rStyle w:val="Hyperlink"/>
            <w:noProof/>
          </w:rPr>
          <w:t>Teorijske osnove</w:t>
        </w:r>
        <w:r w:rsidR="00FB7F8A">
          <w:rPr>
            <w:noProof/>
            <w:webHidden/>
          </w:rPr>
          <w:tab/>
        </w:r>
        <w:r w:rsidR="00FA53E4">
          <w:rPr>
            <w:noProof/>
            <w:webHidden/>
          </w:rPr>
          <w:fldChar w:fldCharType="begin"/>
        </w:r>
        <w:r w:rsidR="00FB7F8A">
          <w:rPr>
            <w:noProof/>
            <w:webHidden/>
          </w:rPr>
          <w:instrText xml:space="preserve"> PAGEREF _Toc23253378 \h </w:instrText>
        </w:r>
        <w:r w:rsidR="00FA53E4">
          <w:rPr>
            <w:noProof/>
            <w:webHidden/>
          </w:rPr>
        </w:r>
        <w:r w:rsidR="00FA53E4">
          <w:rPr>
            <w:noProof/>
            <w:webHidden/>
          </w:rPr>
          <w:fldChar w:fldCharType="separate"/>
        </w:r>
        <w:r w:rsidR="00FB7F8A">
          <w:rPr>
            <w:noProof/>
            <w:webHidden/>
          </w:rPr>
          <w:t>2</w:t>
        </w:r>
        <w:r w:rsidR="00FA53E4">
          <w:rPr>
            <w:noProof/>
            <w:webHidden/>
          </w:rPr>
          <w:fldChar w:fldCharType="end"/>
        </w:r>
      </w:hyperlink>
    </w:p>
    <w:p w14:paraId="73344830" w14:textId="77777777" w:rsidR="00FB7F8A" w:rsidRPr="00272A77" w:rsidRDefault="00381878">
      <w:pPr>
        <w:pStyle w:val="TOC2"/>
        <w:tabs>
          <w:tab w:val="left" w:pos="1400"/>
          <w:tab w:val="right" w:leader="dot" w:pos="9061"/>
        </w:tabs>
        <w:rPr>
          <w:rFonts w:ascii="Calibri" w:hAnsi="Calibri"/>
          <w:noProof/>
          <w:sz w:val="22"/>
          <w:szCs w:val="22"/>
        </w:rPr>
      </w:pPr>
      <w:hyperlink w:anchor="_Toc23253379" w:history="1">
        <w:r w:rsidR="00FB7F8A" w:rsidRPr="00CE1977">
          <w:rPr>
            <w:rStyle w:val="Hyperlink"/>
            <w:noProof/>
          </w:rPr>
          <w:t>2.1</w:t>
        </w:r>
        <w:r w:rsidR="00FB7F8A" w:rsidRPr="00272A77">
          <w:rPr>
            <w:rFonts w:ascii="Calibri" w:hAnsi="Calibri"/>
            <w:noProof/>
            <w:sz w:val="22"/>
            <w:szCs w:val="22"/>
          </w:rPr>
          <w:tab/>
        </w:r>
        <w:r w:rsidR="00FB7F8A" w:rsidRPr="00CE1977">
          <w:rPr>
            <w:rStyle w:val="Hyperlink"/>
            <w:noProof/>
          </w:rPr>
          <w:t>AUTOSAR standard</w:t>
        </w:r>
        <w:r w:rsidR="00FB7F8A">
          <w:rPr>
            <w:noProof/>
            <w:webHidden/>
          </w:rPr>
          <w:tab/>
        </w:r>
        <w:r w:rsidR="00FA53E4">
          <w:rPr>
            <w:noProof/>
            <w:webHidden/>
          </w:rPr>
          <w:fldChar w:fldCharType="begin"/>
        </w:r>
        <w:r w:rsidR="00FB7F8A">
          <w:rPr>
            <w:noProof/>
            <w:webHidden/>
          </w:rPr>
          <w:instrText xml:space="preserve"> PAGEREF _Toc23253379 \h </w:instrText>
        </w:r>
        <w:r w:rsidR="00FA53E4">
          <w:rPr>
            <w:noProof/>
            <w:webHidden/>
          </w:rPr>
        </w:r>
        <w:r w:rsidR="00FA53E4">
          <w:rPr>
            <w:noProof/>
            <w:webHidden/>
          </w:rPr>
          <w:fldChar w:fldCharType="separate"/>
        </w:r>
        <w:r w:rsidR="00FB7F8A">
          <w:rPr>
            <w:noProof/>
            <w:webHidden/>
          </w:rPr>
          <w:t>2</w:t>
        </w:r>
        <w:r w:rsidR="00FA53E4">
          <w:rPr>
            <w:noProof/>
            <w:webHidden/>
          </w:rPr>
          <w:fldChar w:fldCharType="end"/>
        </w:r>
      </w:hyperlink>
    </w:p>
    <w:p w14:paraId="37C24556" w14:textId="77777777" w:rsidR="00FB7F8A" w:rsidRPr="00272A77" w:rsidRDefault="00381878">
      <w:pPr>
        <w:pStyle w:val="TOC2"/>
        <w:tabs>
          <w:tab w:val="left" w:pos="1400"/>
          <w:tab w:val="right" w:leader="dot" w:pos="9061"/>
        </w:tabs>
        <w:rPr>
          <w:rFonts w:ascii="Calibri" w:hAnsi="Calibri"/>
          <w:noProof/>
          <w:sz w:val="22"/>
          <w:szCs w:val="22"/>
        </w:rPr>
      </w:pPr>
      <w:hyperlink w:anchor="_Toc23253380" w:history="1">
        <w:r w:rsidR="00FB7F8A" w:rsidRPr="00CE1977">
          <w:rPr>
            <w:rStyle w:val="Hyperlink"/>
            <w:noProof/>
          </w:rPr>
          <w:t>2.2</w:t>
        </w:r>
        <w:r w:rsidR="00FB7F8A" w:rsidRPr="00272A77">
          <w:rPr>
            <w:rFonts w:ascii="Calibri" w:hAnsi="Calibri"/>
            <w:noProof/>
            <w:sz w:val="22"/>
            <w:szCs w:val="22"/>
          </w:rPr>
          <w:tab/>
        </w:r>
        <w:r w:rsidR="00FB7F8A" w:rsidRPr="00CE1977">
          <w:rPr>
            <w:rStyle w:val="Hyperlink"/>
            <w:noProof/>
          </w:rPr>
          <w:t>Testiranje softvera</w:t>
        </w:r>
        <w:r w:rsidR="00FB7F8A">
          <w:rPr>
            <w:noProof/>
            <w:webHidden/>
          </w:rPr>
          <w:tab/>
        </w:r>
        <w:r w:rsidR="00FA53E4">
          <w:rPr>
            <w:noProof/>
            <w:webHidden/>
          </w:rPr>
          <w:fldChar w:fldCharType="begin"/>
        </w:r>
        <w:r w:rsidR="00FB7F8A">
          <w:rPr>
            <w:noProof/>
            <w:webHidden/>
          </w:rPr>
          <w:instrText xml:space="preserve"> PAGEREF _Toc23253380 \h </w:instrText>
        </w:r>
        <w:r w:rsidR="00FA53E4">
          <w:rPr>
            <w:noProof/>
            <w:webHidden/>
          </w:rPr>
        </w:r>
        <w:r w:rsidR="00FA53E4">
          <w:rPr>
            <w:noProof/>
            <w:webHidden/>
          </w:rPr>
          <w:fldChar w:fldCharType="separate"/>
        </w:r>
        <w:r w:rsidR="00FB7F8A">
          <w:rPr>
            <w:noProof/>
            <w:webHidden/>
          </w:rPr>
          <w:t>6</w:t>
        </w:r>
        <w:r w:rsidR="00FA53E4">
          <w:rPr>
            <w:noProof/>
            <w:webHidden/>
          </w:rPr>
          <w:fldChar w:fldCharType="end"/>
        </w:r>
      </w:hyperlink>
    </w:p>
    <w:p w14:paraId="32EABD4C" w14:textId="77777777" w:rsidR="00FB7F8A" w:rsidRPr="00272A77" w:rsidRDefault="00381878">
      <w:pPr>
        <w:pStyle w:val="TOC2"/>
        <w:tabs>
          <w:tab w:val="left" w:pos="1400"/>
          <w:tab w:val="right" w:leader="dot" w:pos="9061"/>
        </w:tabs>
        <w:rPr>
          <w:rFonts w:ascii="Calibri" w:hAnsi="Calibri"/>
          <w:noProof/>
          <w:sz w:val="22"/>
          <w:szCs w:val="22"/>
        </w:rPr>
      </w:pPr>
      <w:hyperlink w:anchor="_Toc23253381" w:history="1">
        <w:r w:rsidR="00FB7F8A" w:rsidRPr="00CE1977">
          <w:rPr>
            <w:rStyle w:val="Hyperlink"/>
            <w:noProof/>
          </w:rPr>
          <w:t>2.3</w:t>
        </w:r>
        <w:r w:rsidR="00FB7F8A" w:rsidRPr="00272A77">
          <w:rPr>
            <w:rFonts w:ascii="Calibri" w:hAnsi="Calibri"/>
            <w:noProof/>
            <w:sz w:val="22"/>
            <w:szCs w:val="22"/>
          </w:rPr>
          <w:tab/>
        </w:r>
        <w:r w:rsidR="00FB7F8A" w:rsidRPr="00CE1977">
          <w:rPr>
            <w:rStyle w:val="Hyperlink"/>
            <w:noProof/>
          </w:rPr>
          <w:t>Proces testiranja integrisanih aplikacija unutar AUTOSAR softvera</w:t>
        </w:r>
        <w:r w:rsidR="00FB7F8A">
          <w:rPr>
            <w:noProof/>
            <w:webHidden/>
          </w:rPr>
          <w:tab/>
        </w:r>
        <w:r w:rsidR="00FA53E4">
          <w:rPr>
            <w:noProof/>
            <w:webHidden/>
          </w:rPr>
          <w:fldChar w:fldCharType="begin"/>
        </w:r>
        <w:r w:rsidR="00FB7F8A">
          <w:rPr>
            <w:noProof/>
            <w:webHidden/>
          </w:rPr>
          <w:instrText xml:space="preserve"> PAGEREF _Toc23253381 \h </w:instrText>
        </w:r>
        <w:r w:rsidR="00FA53E4">
          <w:rPr>
            <w:noProof/>
            <w:webHidden/>
          </w:rPr>
        </w:r>
        <w:r w:rsidR="00FA53E4">
          <w:rPr>
            <w:noProof/>
            <w:webHidden/>
          </w:rPr>
          <w:fldChar w:fldCharType="separate"/>
        </w:r>
        <w:r w:rsidR="00FB7F8A">
          <w:rPr>
            <w:noProof/>
            <w:webHidden/>
          </w:rPr>
          <w:t>7</w:t>
        </w:r>
        <w:r w:rsidR="00FA53E4">
          <w:rPr>
            <w:noProof/>
            <w:webHidden/>
          </w:rPr>
          <w:fldChar w:fldCharType="end"/>
        </w:r>
      </w:hyperlink>
    </w:p>
    <w:p w14:paraId="726CEA44" w14:textId="77777777" w:rsidR="00FB7F8A" w:rsidRPr="00272A77" w:rsidRDefault="00381878">
      <w:pPr>
        <w:pStyle w:val="TOC2"/>
        <w:tabs>
          <w:tab w:val="left" w:pos="1400"/>
          <w:tab w:val="right" w:leader="dot" w:pos="9061"/>
        </w:tabs>
        <w:rPr>
          <w:rFonts w:ascii="Calibri" w:hAnsi="Calibri"/>
          <w:noProof/>
          <w:sz w:val="22"/>
          <w:szCs w:val="22"/>
        </w:rPr>
      </w:pPr>
      <w:hyperlink w:anchor="_Toc23253382" w:history="1">
        <w:r w:rsidR="00FB7F8A" w:rsidRPr="00CE1977">
          <w:rPr>
            <w:rStyle w:val="Hyperlink"/>
            <w:noProof/>
            <w:lang w:val="sr-Latn-CS"/>
          </w:rPr>
          <w:t>2.4</w:t>
        </w:r>
        <w:r w:rsidR="00FB7F8A" w:rsidRPr="00272A77">
          <w:rPr>
            <w:rFonts w:ascii="Calibri" w:hAnsi="Calibri"/>
            <w:noProof/>
            <w:sz w:val="22"/>
            <w:szCs w:val="22"/>
          </w:rPr>
          <w:tab/>
        </w:r>
        <w:r w:rsidR="00FB7F8A" w:rsidRPr="00CE1977">
          <w:rPr>
            <w:rStyle w:val="Hyperlink"/>
            <w:noProof/>
            <w:lang w:val="sr-Latn-CS"/>
          </w:rPr>
          <w:t>XML</w:t>
        </w:r>
        <w:r w:rsidR="00FB7F8A">
          <w:rPr>
            <w:noProof/>
            <w:webHidden/>
          </w:rPr>
          <w:tab/>
        </w:r>
        <w:r w:rsidR="00FA53E4">
          <w:rPr>
            <w:noProof/>
            <w:webHidden/>
          </w:rPr>
          <w:fldChar w:fldCharType="begin"/>
        </w:r>
        <w:r w:rsidR="00FB7F8A">
          <w:rPr>
            <w:noProof/>
            <w:webHidden/>
          </w:rPr>
          <w:instrText xml:space="preserve"> PAGEREF _Toc23253382 \h </w:instrText>
        </w:r>
        <w:r w:rsidR="00FA53E4">
          <w:rPr>
            <w:noProof/>
            <w:webHidden/>
          </w:rPr>
        </w:r>
        <w:r w:rsidR="00FA53E4">
          <w:rPr>
            <w:noProof/>
            <w:webHidden/>
          </w:rPr>
          <w:fldChar w:fldCharType="separate"/>
        </w:r>
        <w:r w:rsidR="00FB7F8A">
          <w:rPr>
            <w:noProof/>
            <w:webHidden/>
          </w:rPr>
          <w:t>9</w:t>
        </w:r>
        <w:r w:rsidR="00FA53E4">
          <w:rPr>
            <w:noProof/>
            <w:webHidden/>
          </w:rPr>
          <w:fldChar w:fldCharType="end"/>
        </w:r>
      </w:hyperlink>
    </w:p>
    <w:p w14:paraId="576434DA" w14:textId="77777777" w:rsidR="00FB7F8A" w:rsidRPr="00272A77" w:rsidRDefault="00381878">
      <w:pPr>
        <w:pStyle w:val="TOC1"/>
        <w:rPr>
          <w:rFonts w:ascii="Calibri" w:hAnsi="Calibri"/>
          <w:noProof/>
          <w:sz w:val="22"/>
          <w:szCs w:val="22"/>
          <w:lang w:val="en-US"/>
        </w:rPr>
      </w:pPr>
      <w:hyperlink w:anchor="_Toc23253383" w:history="1">
        <w:r w:rsidR="00FB7F8A" w:rsidRPr="00CE1977">
          <w:rPr>
            <w:rStyle w:val="Hyperlink"/>
            <w:noProof/>
          </w:rPr>
          <w:t>3.</w:t>
        </w:r>
        <w:r w:rsidR="00FB7F8A" w:rsidRPr="00272A77">
          <w:rPr>
            <w:rFonts w:ascii="Calibri" w:hAnsi="Calibri"/>
            <w:noProof/>
            <w:sz w:val="22"/>
            <w:szCs w:val="22"/>
            <w:lang w:val="en-US"/>
          </w:rPr>
          <w:tab/>
        </w:r>
        <w:r w:rsidR="00FB7F8A" w:rsidRPr="00CE1977">
          <w:rPr>
            <w:rStyle w:val="Hyperlink"/>
            <w:noProof/>
          </w:rPr>
          <w:t>Koncept rešenja</w:t>
        </w:r>
        <w:r w:rsidR="00FB7F8A">
          <w:rPr>
            <w:noProof/>
            <w:webHidden/>
          </w:rPr>
          <w:tab/>
        </w:r>
        <w:r w:rsidR="00FA53E4">
          <w:rPr>
            <w:noProof/>
            <w:webHidden/>
          </w:rPr>
          <w:fldChar w:fldCharType="begin"/>
        </w:r>
        <w:r w:rsidR="00FB7F8A">
          <w:rPr>
            <w:noProof/>
            <w:webHidden/>
          </w:rPr>
          <w:instrText xml:space="preserve"> PAGEREF _Toc23253383 \h </w:instrText>
        </w:r>
        <w:r w:rsidR="00FA53E4">
          <w:rPr>
            <w:noProof/>
            <w:webHidden/>
          </w:rPr>
        </w:r>
        <w:r w:rsidR="00FA53E4">
          <w:rPr>
            <w:noProof/>
            <w:webHidden/>
          </w:rPr>
          <w:fldChar w:fldCharType="separate"/>
        </w:r>
        <w:r w:rsidR="00FB7F8A">
          <w:rPr>
            <w:noProof/>
            <w:webHidden/>
          </w:rPr>
          <w:t>11</w:t>
        </w:r>
        <w:r w:rsidR="00FA53E4">
          <w:rPr>
            <w:noProof/>
            <w:webHidden/>
          </w:rPr>
          <w:fldChar w:fldCharType="end"/>
        </w:r>
      </w:hyperlink>
    </w:p>
    <w:p w14:paraId="3A4C7CAB" w14:textId="77777777" w:rsidR="00FB7F8A" w:rsidRPr="00272A77" w:rsidRDefault="00381878">
      <w:pPr>
        <w:pStyle w:val="TOC1"/>
        <w:rPr>
          <w:rFonts w:ascii="Calibri" w:hAnsi="Calibri"/>
          <w:noProof/>
          <w:sz w:val="22"/>
          <w:szCs w:val="22"/>
          <w:lang w:val="en-US"/>
        </w:rPr>
      </w:pPr>
      <w:hyperlink w:anchor="_Toc23253384" w:history="1">
        <w:r w:rsidR="00FB7F8A" w:rsidRPr="00CE1977">
          <w:rPr>
            <w:rStyle w:val="Hyperlink"/>
            <w:noProof/>
          </w:rPr>
          <w:t>4.</w:t>
        </w:r>
        <w:r w:rsidR="00FB7F8A" w:rsidRPr="00272A77">
          <w:rPr>
            <w:rFonts w:ascii="Calibri" w:hAnsi="Calibri"/>
            <w:noProof/>
            <w:sz w:val="22"/>
            <w:szCs w:val="22"/>
            <w:lang w:val="en-US"/>
          </w:rPr>
          <w:tab/>
        </w:r>
        <w:r w:rsidR="00FB7F8A" w:rsidRPr="00CE1977">
          <w:rPr>
            <w:rStyle w:val="Hyperlink"/>
            <w:noProof/>
          </w:rPr>
          <w:t>Programsko rešenje</w:t>
        </w:r>
        <w:r w:rsidR="00FB7F8A">
          <w:rPr>
            <w:noProof/>
            <w:webHidden/>
          </w:rPr>
          <w:tab/>
        </w:r>
        <w:r w:rsidR="00FA53E4">
          <w:rPr>
            <w:noProof/>
            <w:webHidden/>
          </w:rPr>
          <w:fldChar w:fldCharType="begin"/>
        </w:r>
        <w:r w:rsidR="00FB7F8A">
          <w:rPr>
            <w:noProof/>
            <w:webHidden/>
          </w:rPr>
          <w:instrText xml:space="preserve"> PAGEREF _Toc23253384 \h </w:instrText>
        </w:r>
        <w:r w:rsidR="00FA53E4">
          <w:rPr>
            <w:noProof/>
            <w:webHidden/>
          </w:rPr>
        </w:r>
        <w:r w:rsidR="00FA53E4">
          <w:rPr>
            <w:noProof/>
            <w:webHidden/>
          </w:rPr>
          <w:fldChar w:fldCharType="separate"/>
        </w:r>
        <w:r w:rsidR="00FB7F8A">
          <w:rPr>
            <w:noProof/>
            <w:webHidden/>
          </w:rPr>
          <w:t>14</w:t>
        </w:r>
        <w:r w:rsidR="00FA53E4">
          <w:rPr>
            <w:noProof/>
            <w:webHidden/>
          </w:rPr>
          <w:fldChar w:fldCharType="end"/>
        </w:r>
      </w:hyperlink>
    </w:p>
    <w:p w14:paraId="23576E0F" w14:textId="77777777" w:rsidR="00FB7F8A" w:rsidRPr="00272A77" w:rsidRDefault="00381878">
      <w:pPr>
        <w:pStyle w:val="TOC2"/>
        <w:tabs>
          <w:tab w:val="left" w:pos="1400"/>
          <w:tab w:val="right" w:leader="dot" w:pos="9061"/>
        </w:tabs>
        <w:rPr>
          <w:rFonts w:ascii="Calibri" w:hAnsi="Calibri"/>
          <w:noProof/>
          <w:sz w:val="22"/>
          <w:szCs w:val="22"/>
        </w:rPr>
      </w:pPr>
      <w:hyperlink w:anchor="_Toc23253385" w:history="1">
        <w:r w:rsidR="00FB7F8A" w:rsidRPr="00CE1977">
          <w:rPr>
            <w:rStyle w:val="Hyperlink"/>
            <w:noProof/>
          </w:rPr>
          <w:t>4.1</w:t>
        </w:r>
        <w:r w:rsidR="00FB7F8A" w:rsidRPr="00272A77">
          <w:rPr>
            <w:rFonts w:ascii="Calibri" w:hAnsi="Calibri"/>
            <w:noProof/>
            <w:sz w:val="22"/>
            <w:szCs w:val="22"/>
          </w:rPr>
          <w:tab/>
        </w:r>
        <w:r w:rsidR="00FB7F8A" w:rsidRPr="00CE1977">
          <w:rPr>
            <w:rStyle w:val="Hyperlink"/>
            <w:noProof/>
          </w:rPr>
          <w:t>Korišćeni alati i okruženje</w:t>
        </w:r>
        <w:r w:rsidR="00FB7F8A">
          <w:rPr>
            <w:noProof/>
            <w:webHidden/>
          </w:rPr>
          <w:tab/>
        </w:r>
        <w:r w:rsidR="00FA53E4">
          <w:rPr>
            <w:noProof/>
            <w:webHidden/>
          </w:rPr>
          <w:fldChar w:fldCharType="begin"/>
        </w:r>
        <w:r w:rsidR="00FB7F8A">
          <w:rPr>
            <w:noProof/>
            <w:webHidden/>
          </w:rPr>
          <w:instrText xml:space="preserve"> PAGEREF _Toc23253385 \h </w:instrText>
        </w:r>
        <w:r w:rsidR="00FA53E4">
          <w:rPr>
            <w:noProof/>
            <w:webHidden/>
          </w:rPr>
        </w:r>
        <w:r w:rsidR="00FA53E4">
          <w:rPr>
            <w:noProof/>
            <w:webHidden/>
          </w:rPr>
          <w:fldChar w:fldCharType="separate"/>
        </w:r>
        <w:r w:rsidR="00FB7F8A">
          <w:rPr>
            <w:noProof/>
            <w:webHidden/>
          </w:rPr>
          <w:t>14</w:t>
        </w:r>
        <w:r w:rsidR="00FA53E4">
          <w:rPr>
            <w:noProof/>
            <w:webHidden/>
          </w:rPr>
          <w:fldChar w:fldCharType="end"/>
        </w:r>
      </w:hyperlink>
    </w:p>
    <w:p w14:paraId="6C26094B" w14:textId="77777777" w:rsidR="00FB7F8A" w:rsidRPr="00272A77" w:rsidRDefault="00381878">
      <w:pPr>
        <w:pStyle w:val="TOC2"/>
        <w:tabs>
          <w:tab w:val="left" w:pos="1400"/>
          <w:tab w:val="right" w:leader="dot" w:pos="9061"/>
        </w:tabs>
        <w:rPr>
          <w:rFonts w:ascii="Calibri" w:hAnsi="Calibri"/>
          <w:noProof/>
          <w:sz w:val="22"/>
          <w:szCs w:val="22"/>
        </w:rPr>
      </w:pPr>
      <w:hyperlink w:anchor="_Toc23253386" w:history="1">
        <w:r w:rsidR="00FB7F8A" w:rsidRPr="00CE1977">
          <w:rPr>
            <w:rStyle w:val="Hyperlink"/>
            <w:noProof/>
          </w:rPr>
          <w:t>4.2</w:t>
        </w:r>
        <w:r w:rsidR="00FB7F8A" w:rsidRPr="00272A77">
          <w:rPr>
            <w:rFonts w:ascii="Calibri" w:hAnsi="Calibri"/>
            <w:noProof/>
            <w:sz w:val="22"/>
            <w:szCs w:val="22"/>
          </w:rPr>
          <w:tab/>
        </w:r>
        <w:r w:rsidR="00FB7F8A" w:rsidRPr="00CE1977">
          <w:rPr>
            <w:rStyle w:val="Hyperlink"/>
            <w:noProof/>
          </w:rPr>
          <w:t>Struktura projekta</w:t>
        </w:r>
        <w:r w:rsidR="00FB7F8A">
          <w:rPr>
            <w:noProof/>
            <w:webHidden/>
          </w:rPr>
          <w:tab/>
        </w:r>
        <w:r w:rsidR="00FA53E4">
          <w:rPr>
            <w:noProof/>
            <w:webHidden/>
          </w:rPr>
          <w:fldChar w:fldCharType="begin"/>
        </w:r>
        <w:r w:rsidR="00FB7F8A">
          <w:rPr>
            <w:noProof/>
            <w:webHidden/>
          </w:rPr>
          <w:instrText xml:space="preserve"> PAGEREF _Toc23253386 \h </w:instrText>
        </w:r>
        <w:r w:rsidR="00FA53E4">
          <w:rPr>
            <w:noProof/>
            <w:webHidden/>
          </w:rPr>
        </w:r>
        <w:r w:rsidR="00FA53E4">
          <w:rPr>
            <w:noProof/>
            <w:webHidden/>
          </w:rPr>
          <w:fldChar w:fldCharType="separate"/>
        </w:r>
        <w:r w:rsidR="00FB7F8A">
          <w:rPr>
            <w:noProof/>
            <w:webHidden/>
          </w:rPr>
          <w:t>17</w:t>
        </w:r>
        <w:r w:rsidR="00FA53E4">
          <w:rPr>
            <w:noProof/>
            <w:webHidden/>
          </w:rPr>
          <w:fldChar w:fldCharType="end"/>
        </w:r>
      </w:hyperlink>
    </w:p>
    <w:p w14:paraId="0A3F65E8" w14:textId="77777777" w:rsidR="00FB7F8A" w:rsidRPr="00272A77" w:rsidRDefault="00381878">
      <w:pPr>
        <w:pStyle w:val="TOC3"/>
        <w:tabs>
          <w:tab w:val="left" w:pos="1667"/>
          <w:tab w:val="right" w:leader="dot" w:pos="9061"/>
        </w:tabs>
        <w:rPr>
          <w:rFonts w:ascii="Calibri" w:hAnsi="Calibri"/>
          <w:noProof/>
          <w:sz w:val="22"/>
          <w:szCs w:val="22"/>
        </w:rPr>
      </w:pPr>
      <w:hyperlink w:anchor="_Toc23253387" w:history="1">
        <w:r w:rsidR="00FB7F8A" w:rsidRPr="00CE1977">
          <w:rPr>
            <w:rStyle w:val="Hyperlink"/>
            <w:noProof/>
          </w:rPr>
          <w:t>4.2.1</w:t>
        </w:r>
        <w:r w:rsidR="00FB7F8A" w:rsidRPr="00272A77">
          <w:rPr>
            <w:rFonts w:ascii="Calibri" w:hAnsi="Calibri"/>
            <w:noProof/>
            <w:sz w:val="22"/>
            <w:szCs w:val="22"/>
          </w:rPr>
          <w:tab/>
        </w:r>
        <w:r w:rsidR="00FB7F8A" w:rsidRPr="00CE1977">
          <w:rPr>
            <w:rStyle w:val="Hyperlink"/>
            <w:noProof/>
          </w:rPr>
          <w:t xml:space="preserve">Modul </w:t>
        </w:r>
        <w:r w:rsidR="00FB7F8A" w:rsidRPr="00CE1977">
          <w:rPr>
            <w:rStyle w:val="Hyperlink"/>
            <w:i/>
            <w:noProof/>
          </w:rPr>
          <w:t>xml_editor.py</w:t>
        </w:r>
        <w:r w:rsidR="00FB7F8A">
          <w:rPr>
            <w:noProof/>
            <w:webHidden/>
          </w:rPr>
          <w:tab/>
        </w:r>
        <w:r w:rsidR="00FA53E4">
          <w:rPr>
            <w:noProof/>
            <w:webHidden/>
          </w:rPr>
          <w:fldChar w:fldCharType="begin"/>
        </w:r>
        <w:r w:rsidR="00FB7F8A">
          <w:rPr>
            <w:noProof/>
            <w:webHidden/>
          </w:rPr>
          <w:instrText xml:space="preserve"> PAGEREF _Toc23253387 \h </w:instrText>
        </w:r>
        <w:r w:rsidR="00FA53E4">
          <w:rPr>
            <w:noProof/>
            <w:webHidden/>
          </w:rPr>
        </w:r>
        <w:r w:rsidR="00FA53E4">
          <w:rPr>
            <w:noProof/>
            <w:webHidden/>
          </w:rPr>
          <w:fldChar w:fldCharType="separate"/>
        </w:r>
        <w:r w:rsidR="00FB7F8A">
          <w:rPr>
            <w:noProof/>
            <w:webHidden/>
          </w:rPr>
          <w:t>18</w:t>
        </w:r>
        <w:r w:rsidR="00FA53E4">
          <w:rPr>
            <w:noProof/>
            <w:webHidden/>
          </w:rPr>
          <w:fldChar w:fldCharType="end"/>
        </w:r>
      </w:hyperlink>
    </w:p>
    <w:p w14:paraId="3D3518DF" w14:textId="77777777" w:rsidR="00FB7F8A" w:rsidRPr="00272A77" w:rsidRDefault="00381878">
      <w:pPr>
        <w:pStyle w:val="TOC3"/>
        <w:tabs>
          <w:tab w:val="left" w:pos="1667"/>
          <w:tab w:val="right" w:leader="dot" w:pos="9061"/>
        </w:tabs>
        <w:rPr>
          <w:rFonts w:ascii="Calibri" w:hAnsi="Calibri"/>
          <w:noProof/>
          <w:sz w:val="22"/>
          <w:szCs w:val="22"/>
        </w:rPr>
      </w:pPr>
      <w:hyperlink w:anchor="_Toc23253388" w:history="1">
        <w:r w:rsidR="00FB7F8A" w:rsidRPr="00CE1977">
          <w:rPr>
            <w:rStyle w:val="Hyperlink"/>
            <w:noProof/>
          </w:rPr>
          <w:t>4.2.2</w:t>
        </w:r>
        <w:r w:rsidR="00FB7F8A" w:rsidRPr="00272A77">
          <w:rPr>
            <w:rFonts w:ascii="Calibri" w:hAnsi="Calibri"/>
            <w:noProof/>
            <w:sz w:val="22"/>
            <w:szCs w:val="22"/>
          </w:rPr>
          <w:tab/>
        </w:r>
        <w:r w:rsidR="00FB7F8A" w:rsidRPr="00CE1977">
          <w:rPr>
            <w:rStyle w:val="Hyperlink"/>
            <w:noProof/>
          </w:rPr>
          <w:t xml:space="preserve">Modul </w:t>
        </w:r>
        <w:r w:rsidR="00FB7F8A" w:rsidRPr="00CE1977">
          <w:rPr>
            <w:rStyle w:val="Hyperlink"/>
            <w:i/>
            <w:noProof/>
          </w:rPr>
          <w:t>dialogs.py</w:t>
        </w:r>
        <w:r w:rsidR="00FB7F8A">
          <w:rPr>
            <w:noProof/>
            <w:webHidden/>
          </w:rPr>
          <w:tab/>
        </w:r>
        <w:r w:rsidR="00FA53E4">
          <w:rPr>
            <w:noProof/>
            <w:webHidden/>
          </w:rPr>
          <w:fldChar w:fldCharType="begin"/>
        </w:r>
        <w:r w:rsidR="00FB7F8A">
          <w:rPr>
            <w:noProof/>
            <w:webHidden/>
          </w:rPr>
          <w:instrText xml:space="preserve"> PAGEREF _Toc23253388 \h </w:instrText>
        </w:r>
        <w:r w:rsidR="00FA53E4">
          <w:rPr>
            <w:noProof/>
            <w:webHidden/>
          </w:rPr>
        </w:r>
        <w:r w:rsidR="00FA53E4">
          <w:rPr>
            <w:noProof/>
            <w:webHidden/>
          </w:rPr>
          <w:fldChar w:fldCharType="separate"/>
        </w:r>
        <w:r w:rsidR="00FB7F8A">
          <w:rPr>
            <w:noProof/>
            <w:webHidden/>
          </w:rPr>
          <w:t>19</w:t>
        </w:r>
        <w:r w:rsidR="00FA53E4">
          <w:rPr>
            <w:noProof/>
            <w:webHidden/>
          </w:rPr>
          <w:fldChar w:fldCharType="end"/>
        </w:r>
      </w:hyperlink>
    </w:p>
    <w:p w14:paraId="39080791" w14:textId="77777777" w:rsidR="00FB7F8A" w:rsidRPr="00272A77" w:rsidRDefault="00381878">
      <w:pPr>
        <w:pStyle w:val="TOC3"/>
        <w:tabs>
          <w:tab w:val="left" w:pos="1667"/>
          <w:tab w:val="right" w:leader="dot" w:pos="9061"/>
        </w:tabs>
        <w:rPr>
          <w:rFonts w:ascii="Calibri" w:hAnsi="Calibri"/>
          <w:noProof/>
          <w:sz w:val="22"/>
          <w:szCs w:val="22"/>
        </w:rPr>
      </w:pPr>
      <w:hyperlink w:anchor="_Toc23253389" w:history="1">
        <w:r w:rsidR="00FB7F8A" w:rsidRPr="00CE1977">
          <w:rPr>
            <w:rStyle w:val="Hyperlink"/>
            <w:noProof/>
          </w:rPr>
          <w:t>4.2.3</w:t>
        </w:r>
        <w:r w:rsidR="00FB7F8A" w:rsidRPr="00272A77">
          <w:rPr>
            <w:rFonts w:ascii="Calibri" w:hAnsi="Calibri"/>
            <w:noProof/>
            <w:sz w:val="22"/>
            <w:szCs w:val="22"/>
          </w:rPr>
          <w:tab/>
        </w:r>
        <w:r w:rsidR="00FB7F8A" w:rsidRPr="00CE1977">
          <w:rPr>
            <w:rStyle w:val="Hyperlink"/>
            <w:noProof/>
          </w:rPr>
          <w:t xml:space="preserve">Modul </w:t>
        </w:r>
        <w:r w:rsidR="00FB7F8A" w:rsidRPr="00CE1977">
          <w:rPr>
            <w:rStyle w:val="Hyperlink"/>
            <w:i/>
            <w:noProof/>
          </w:rPr>
          <w:t>pdf_exporter</w:t>
        </w:r>
        <w:r w:rsidR="00FB7F8A">
          <w:rPr>
            <w:noProof/>
            <w:webHidden/>
          </w:rPr>
          <w:tab/>
        </w:r>
        <w:r w:rsidR="00FA53E4">
          <w:rPr>
            <w:noProof/>
            <w:webHidden/>
          </w:rPr>
          <w:fldChar w:fldCharType="begin"/>
        </w:r>
        <w:r w:rsidR="00FB7F8A">
          <w:rPr>
            <w:noProof/>
            <w:webHidden/>
          </w:rPr>
          <w:instrText xml:space="preserve"> PAGEREF _Toc23253389 \h </w:instrText>
        </w:r>
        <w:r w:rsidR="00FA53E4">
          <w:rPr>
            <w:noProof/>
            <w:webHidden/>
          </w:rPr>
        </w:r>
        <w:r w:rsidR="00FA53E4">
          <w:rPr>
            <w:noProof/>
            <w:webHidden/>
          </w:rPr>
          <w:fldChar w:fldCharType="separate"/>
        </w:r>
        <w:r w:rsidR="00FB7F8A">
          <w:rPr>
            <w:noProof/>
            <w:webHidden/>
          </w:rPr>
          <w:t>20</w:t>
        </w:r>
        <w:r w:rsidR="00FA53E4">
          <w:rPr>
            <w:noProof/>
            <w:webHidden/>
          </w:rPr>
          <w:fldChar w:fldCharType="end"/>
        </w:r>
      </w:hyperlink>
    </w:p>
    <w:p w14:paraId="04171661" w14:textId="77777777" w:rsidR="00FB7F8A" w:rsidRPr="00272A77" w:rsidRDefault="00381878">
      <w:pPr>
        <w:pStyle w:val="TOC3"/>
        <w:tabs>
          <w:tab w:val="left" w:pos="1667"/>
          <w:tab w:val="right" w:leader="dot" w:pos="9061"/>
        </w:tabs>
        <w:rPr>
          <w:rFonts w:ascii="Calibri" w:hAnsi="Calibri"/>
          <w:noProof/>
          <w:sz w:val="22"/>
          <w:szCs w:val="22"/>
        </w:rPr>
      </w:pPr>
      <w:hyperlink w:anchor="_Toc23253390" w:history="1">
        <w:r w:rsidR="00FB7F8A" w:rsidRPr="00CE1977">
          <w:rPr>
            <w:rStyle w:val="Hyperlink"/>
            <w:noProof/>
          </w:rPr>
          <w:t>4.2.4</w:t>
        </w:r>
        <w:r w:rsidR="00FB7F8A" w:rsidRPr="00272A77">
          <w:rPr>
            <w:rFonts w:ascii="Calibri" w:hAnsi="Calibri"/>
            <w:noProof/>
            <w:sz w:val="22"/>
            <w:szCs w:val="22"/>
          </w:rPr>
          <w:tab/>
        </w:r>
        <w:r w:rsidR="00FB7F8A" w:rsidRPr="00CE1977">
          <w:rPr>
            <w:rStyle w:val="Hyperlink"/>
            <w:noProof/>
          </w:rPr>
          <w:t xml:space="preserve">Modul </w:t>
        </w:r>
        <w:r w:rsidR="00FB7F8A" w:rsidRPr="00CE1977">
          <w:rPr>
            <w:rStyle w:val="Hyperlink"/>
            <w:i/>
            <w:noProof/>
          </w:rPr>
          <w:t>create_issue_list.py</w:t>
        </w:r>
        <w:r w:rsidR="00FB7F8A">
          <w:rPr>
            <w:noProof/>
            <w:webHidden/>
          </w:rPr>
          <w:tab/>
        </w:r>
        <w:r w:rsidR="00FA53E4">
          <w:rPr>
            <w:noProof/>
            <w:webHidden/>
          </w:rPr>
          <w:fldChar w:fldCharType="begin"/>
        </w:r>
        <w:r w:rsidR="00FB7F8A">
          <w:rPr>
            <w:noProof/>
            <w:webHidden/>
          </w:rPr>
          <w:instrText xml:space="preserve"> PAGEREF _Toc23253390 \h </w:instrText>
        </w:r>
        <w:r w:rsidR="00FA53E4">
          <w:rPr>
            <w:noProof/>
            <w:webHidden/>
          </w:rPr>
        </w:r>
        <w:r w:rsidR="00FA53E4">
          <w:rPr>
            <w:noProof/>
            <w:webHidden/>
          </w:rPr>
          <w:fldChar w:fldCharType="separate"/>
        </w:r>
        <w:r w:rsidR="00FB7F8A">
          <w:rPr>
            <w:noProof/>
            <w:webHidden/>
          </w:rPr>
          <w:t>22</w:t>
        </w:r>
        <w:r w:rsidR="00FA53E4">
          <w:rPr>
            <w:noProof/>
            <w:webHidden/>
          </w:rPr>
          <w:fldChar w:fldCharType="end"/>
        </w:r>
      </w:hyperlink>
    </w:p>
    <w:p w14:paraId="04C22C68" w14:textId="77777777" w:rsidR="00FB7F8A" w:rsidRPr="00272A77" w:rsidRDefault="00381878">
      <w:pPr>
        <w:pStyle w:val="TOC3"/>
        <w:tabs>
          <w:tab w:val="left" w:pos="1667"/>
          <w:tab w:val="right" w:leader="dot" w:pos="9061"/>
        </w:tabs>
        <w:rPr>
          <w:rFonts w:ascii="Calibri" w:hAnsi="Calibri"/>
          <w:noProof/>
          <w:sz w:val="22"/>
          <w:szCs w:val="22"/>
        </w:rPr>
      </w:pPr>
      <w:hyperlink w:anchor="_Toc23253391" w:history="1">
        <w:r w:rsidR="00FB7F8A" w:rsidRPr="00CE1977">
          <w:rPr>
            <w:rStyle w:val="Hyperlink"/>
            <w:noProof/>
          </w:rPr>
          <w:t>4.2.5</w:t>
        </w:r>
        <w:r w:rsidR="00FB7F8A" w:rsidRPr="00272A77">
          <w:rPr>
            <w:rFonts w:ascii="Calibri" w:hAnsi="Calibri"/>
            <w:noProof/>
            <w:sz w:val="22"/>
            <w:szCs w:val="22"/>
          </w:rPr>
          <w:tab/>
        </w:r>
        <w:r w:rsidR="00FB7F8A" w:rsidRPr="00CE1977">
          <w:rPr>
            <w:rStyle w:val="Hyperlink"/>
            <w:noProof/>
          </w:rPr>
          <w:t xml:space="preserve">Modul </w:t>
        </w:r>
        <w:r w:rsidR="00FB7F8A" w:rsidRPr="00CE1977">
          <w:rPr>
            <w:rStyle w:val="Hyperlink"/>
            <w:i/>
            <w:noProof/>
          </w:rPr>
          <w:t>classes.py</w:t>
        </w:r>
        <w:r w:rsidR="00FB7F8A">
          <w:rPr>
            <w:noProof/>
            <w:webHidden/>
          </w:rPr>
          <w:tab/>
        </w:r>
        <w:r w:rsidR="00FA53E4">
          <w:rPr>
            <w:noProof/>
            <w:webHidden/>
          </w:rPr>
          <w:fldChar w:fldCharType="begin"/>
        </w:r>
        <w:r w:rsidR="00FB7F8A">
          <w:rPr>
            <w:noProof/>
            <w:webHidden/>
          </w:rPr>
          <w:instrText xml:space="preserve"> PAGEREF _Toc23253391 \h </w:instrText>
        </w:r>
        <w:r w:rsidR="00FA53E4">
          <w:rPr>
            <w:noProof/>
            <w:webHidden/>
          </w:rPr>
        </w:r>
        <w:r w:rsidR="00FA53E4">
          <w:rPr>
            <w:noProof/>
            <w:webHidden/>
          </w:rPr>
          <w:fldChar w:fldCharType="separate"/>
        </w:r>
        <w:r w:rsidR="00FB7F8A">
          <w:rPr>
            <w:noProof/>
            <w:webHidden/>
          </w:rPr>
          <w:t>23</w:t>
        </w:r>
        <w:r w:rsidR="00FA53E4">
          <w:rPr>
            <w:noProof/>
            <w:webHidden/>
          </w:rPr>
          <w:fldChar w:fldCharType="end"/>
        </w:r>
      </w:hyperlink>
    </w:p>
    <w:p w14:paraId="282E48DB" w14:textId="77777777" w:rsidR="00FB7F8A" w:rsidRPr="00272A77" w:rsidRDefault="00381878">
      <w:pPr>
        <w:pStyle w:val="TOC2"/>
        <w:tabs>
          <w:tab w:val="left" w:pos="1400"/>
          <w:tab w:val="right" w:leader="dot" w:pos="9061"/>
        </w:tabs>
        <w:rPr>
          <w:rFonts w:ascii="Calibri" w:hAnsi="Calibri"/>
          <w:noProof/>
          <w:sz w:val="22"/>
          <w:szCs w:val="22"/>
        </w:rPr>
      </w:pPr>
      <w:hyperlink w:anchor="_Toc23253392" w:history="1">
        <w:r w:rsidR="00FB7F8A" w:rsidRPr="00CE1977">
          <w:rPr>
            <w:rStyle w:val="Hyperlink"/>
            <w:noProof/>
          </w:rPr>
          <w:t>4.3</w:t>
        </w:r>
        <w:r w:rsidR="00FB7F8A" w:rsidRPr="00272A77">
          <w:rPr>
            <w:rFonts w:ascii="Calibri" w:hAnsi="Calibri"/>
            <w:noProof/>
            <w:sz w:val="22"/>
            <w:szCs w:val="22"/>
          </w:rPr>
          <w:tab/>
        </w:r>
        <w:r w:rsidR="00FB7F8A" w:rsidRPr="00CE1977">
          <w:rPr>
            <w:rStyle w:val="Hyperlink"/>
            <w:noProof/>
          </w:rPr>
          <w:t>Tok programa</w:t>
        </w:r>
        <w:r w:rsidR="00FB7F8A">
          <w:rPr>
            <w:noProof/>
            <w:webHidden/>
          </w:rPr>
          <w:tab/>
        </w:r>
        <w:r w:rsidR="00FA53E4">
          <w:rPr>
            <w:noProof/>
            <w:webHidden/>
          </w:rPr>
          <w:fldChar w:fldCharType="begin"/>
        </w:r>
        <w:r w:rsidR="00FB7F8A">
          <w:rPr>
            <w:noProof/>
            <w:webHidden/>
          </w:rPr>
          <w:instrText xml:space="preserve"> PAGEREF _Toc23253392 \h </w:instrText>
        </w:r>
        <w:r w:rsidR="00FA53E4">
          <w:rPr>
            <w:noProof/>
            <w:webHidden/>
          </w:rPr>
        </w:r>
        <w:r w:rsidR="00FA53E4">
          <w:rPr>
            <w:noProof/>
            <w:webHidden/>
          </w:rPr>
          <w:fldChar w:fldCharType="separate"/>
        </w:r>
        <w:r w:rsidR="00FB7F8A">
          <w:rPr>
            <w:noProof/>
            <w:webHidden/>
          </w:rPr>
          <w:t>24</w:t>
        </w:r>
        <w:r w:rsidR="00FA53E4">
          <w:rPr>
            <w:noProof/>
            <w:webHidden/>
          </w:rPr>
          <w:fldChar w:fldCharType="end"/>
        </w:r>
      </w:hyperlink>
    </w:p>
    <w:p w14:paraId="12ADC072" w14:textId="77777777" w:rsidR="00FB7F8A" w:rsidRPr="00272A77" w:rsidRDefault="00381878">
      <w:pPr>
        <w:pStyle w:val="TOC1"/>
        <w:rPr>
          <w:rFonts w:ascii="Calibri" w:hAnsi="Calibri"/>
          <w:noProof/>
          <w:sz w:val="22"/>
          <w:szCs w:val="22"/>
          <w:lang w:val="en-US"/>
        </w:rPr>
      </w:pPr>
      <w:hyperlink w:anchor="_Toc23253393" w:history="1">
        <w:r w:rsidR="00FB7F8A" w:rsidRPr="00CE1977">
          <w:rPr>
            <w:rStyle w:val="Hyperlink"/>
            <w:noProof/>
          </w:rPr>
          <w:t>5.</w:t>
        </w:r>
        <w:r w:rsidR="00FB7F8A" w:rsidRPr="00272A77">
          <w:rPr>
            <w:rFonts w:ascii="Calibri" w:hAnsi="Calibri"/>
            <w:noProof/>
            <w:sz w:val="22"/>
            <w:szCs w:val="22"/>
            <w:lang w:val="en-US"/>
          </w:rPr>
          <w:tab/>
        </w:r>
        <w:r w:rsidR="00FB7F8A" w:rsidRPr="00CE1977">
          <w:rPr>
            <w:rStyle w:val="Hyperlink"/>
            <w:noProof/>
          </w:rPr>
          <w:t>Rezultati</w:t>
        </w:r>
        <w:r w:rsidR="00FB7F8A">
          <w:rPr>
            <w:noProof/>
            <w:webHidden/>
          </w:rPr>
          <w:tab/>
        </w:r>
        <w:r w:rsidR="00FA53E4">
          <w:rPr>
            <w:noProof/>
            <w:webHidden/>
          </w:rPr>
          <w:fldChar w:fldCharType="begin"/>
        </w:r>
        <w:r w:rsidR="00FB7F8A">
          <w:rPr>
            <w:noProof/>
            <w:webHidden/>
          </w:rPr>
          <w:instrText xml:space="preserve"> PAGEREF _Toc23253393 \h </w:instrText>
        </w:r>
        <w:r w:rsidR="00FA53E4">
          <w:rPr>
            <w:noProof/>
            <w:webHidden/>
          </w:rPr>
        </w:r>
        <w:r w:rsidR="00FA53E4">
          <w:rPr>
            <w:noProof/>
            <w:webHidden/>
          </w:rPr>
          <w:fldChar w:fldCharType="separate"/>
        </w:r>
        <w:r w:rsidR="00FB7F8A">
          <w:rPr>
            <w:noProof/>
            <w:webHidden/>
          </w:rPr>
          <w:t>27</w:t>
        </w:r>
        <w:r w:rsidR="00FA53E4">
          <w:rPr>
            <w:noProof/>
            <w:webHidden/>
          </w:rPr>
          <w:fldChar w:fldCharType="end"/>
        </w:r>
      </w:hyperlink>
    </w:p>
    <w:p w14:paraId="2EBC8273" w14:textId="77777777" w:rsidR="00FB7F8A" w:rsidRPr="00272A77" w:rsidRDefault="00381878">
      <w:pPr>
        <w:pStyle w:val="TOC1"/>
        <w:rPr>
          <w:rFonts w:ascii="Calibri" w:hAnsi="Calibri"/>
          <w:noProof/>
          <w:sz w:val="22"/>
          <w:szCs w:val="22"/>
          <w:lang w:val="en-US"/>
        </w:rPr>
      </w:pPr>
      <w:hyperlink w:anchor="_Toc23253394" w:history="1">
        <w:r w:rsidR="00FB7F8A" w:rsidRPr="00CE1977">
          <w:rPr>
            <w:rStyle w:val="Hyperlink"/>
            <w:noProof/>
          </w:rPr>
          <w:t>6.</w:t>
        </w:r>
        <w:r w:rsidR="00FB7F8A" w:rsidRPr="00272A77">
          <w:rPr>
            <w:rFonts w:ascii="Calibri" w:hAnsi="Calibri"/>
            <w:noProof/>
            <w:sz w:val="22"/>
            <w:szCs w:val="22"/>
            <w:lang w:val="en-US"/>
          </w:rPr>
          <w:tab/>
        </w:r>
        <w:r w:rsidR="00FB7F8A" w:rsidRPr="00CE1977">
          <w:rPr>
            <w:rStyle w:val="Hyperlink"/>
            <w:noProof/>
          </w:rPr>
          <w:t>Zaključak</w:t>
        </w:r>
        <w:r w:rsidR="00FB7F8A">
          <w:rPr>
            <w:noProof/>
            <w:webHidden/>
          </w:rPr>
          <w:tab/>
        </w:r>
        <w:r w:rsidR="00FA53E4">
          <w:rPr>
            <w:noProof/>
            <w:webHidden/>
          </w:rPr>
          <w:fldChar w:fldCharType="begin"/>
        </w:r>
        <w:r w:rsidR="00FB7F8A">
          <w:rPr>
            <w:noProof/>
            <w:webHidden/>
          </w:rPr>
          <w:instrText xml:space="preserve"> PAGEREF _Toc23253394 \h </w:instrText>
        </w:r>
        <w:r w:rsidR="00FA53E4">
          <w:rPr>
            <w:noProof/>
            <w:webHidden/>
          </w:rPr>
        </w:r>
        <w:r w:rsidR="00FA53E4">
          <w:rPr>
            <w:noProof/>
            <w:webHidden/>
          </w:rPr>
          <w:fldChar w:fldCharType="separate"/>
        </w:r>
        <w:r w:rsidR="00FB7F8A">
          <w:rPr>
            <w:noProof/>
            <w:webHidden/>
          </w:rPr>
          <w:t>30</w:t>
        </w:r>
        <w:r w:rsidR="00FA53E4">
          <w:rPr>
            <w:noProof/>
            <w:webHidden/>
          </w:rPr>
          <w:fldChar w:fldCharType="end"/>
        </w:r>
      </w:hyperlink>
    </w:p>
    <w:p w14:paraId="10E52FA0" w14:textId="77777777" w:rsidR="00FB7F8A" w:rsidRPr="00272A77" w:rsidRDefault="00381878">
      <w:pPr>
        <w:pStyle w:val="TOC1"/>
        <w:rPr>
          <w:rFonts w:ascii="Calibri" w:hAnsi="Calibri"/>
          <w:noProof/>
          <w:sz w:val="22"/>
          <w:szCs w:val="22"/>
          <w:lang w:val="en-US"/>
        </w:rPr>
      </w:pPr>
      <w:hyperlink w:anchor="_Toc23253395" w:history="1">
        <w:r w:rsidR="00FB7F8A" w:rsidRPr="00CE1977">
          <w:rPr>
            <w:rStyle w:val="Hyperlink"/>
            <w:noProof/>
          </w:rPr>
          <w:t>7.</w:t>
        </w:r>
        <w:r w:rsidR="00FB7F8A" w:rsidRPr="00272A77">
          <w:rPr>
            <w:rFonts w:ascii="Calibri" w:hAnsi="Calibri"/>
            <w:noProof/>
            <w:sz w:val="22"/>
            <w:szCs w:val="22"/>
            <w:lang w:val="en-US"/>
          </w:rPr>
          <w:tab/>
        </w:r>
        <w:r w:rsidR="00FB7F8A" w:rsidRPr="00CE1977">
          <w:rPr>
            <w:rStyle w:val="Hyperlink"/>
            <w:noProof/>
          </w:rPr>
          <w:t>Literatura</w:t>
        </w:r>
        <w:r w:rsidR="00FB7F8A">
          <w:rPr>
            <w:noProof/>
            <w:webHidden/>
          </w:rPr>
          <w:tab/>
        </w:r>
        <w:r w:rsidR="00FA53E4">
          <w:rPr>
            <w:noProof/>
            <w:webHidden/>
          </w:rPr>
          <w:fldChar w:fldCharType="begin"/>
        </w:r>
        <w:r w:rsidR="00FB7F8A">
          <w:rPr>
            <w:noProof/>
            <w:webHidden/>
          </w:rPr>
          <w:instrText xml:space="preserve"> PAGEREF _Toc23253395 \h </w:instrText>
        </w:r>
        <w:r w:rsidR="00FA53E4">
          <w:rPr>
            <w:noProof/>
            <w:webHidden/>
          </w:rPr>
        </w:r>
        <w:r w:rsidR="00FA53E4">
          <w:rPr>
            <w:noProof/>
            <w:webHidden/>
          </w:rPr>
          <w:fldChar w:fldCharType="separate"/>
        </w:r>
        <w:r w:rsidR="00FB7F8A">
          <w:rPr>
            <w:noProof/>
            <w:webHidden/>
          </w:rPr>
          <w:t>32</w:t>
        </w:r>
        <w:r w:rsidR="00FA53E4">
          <w:rPr>
            <w:noProof/>
            <w:webHidden/>
          </w:rPr>
          <w:fldChar w:fldCharType="end"/>
        </w:r>
      </w:hyperlink>
    </w:p>
    <w:p w14:paraId="4360C94B" w14:textId="77777777" w:rsidR="00517A6A" w:rsidRDefault="00FA53E4">
      <w:pPr>
        <w:tabs>
          <w:tab w:val="right" w:leader="dot" w:pos="8789"/>
        </w:tabs>
        <w:ind w:firstLine="0"/>
        <w:rPr>
          <w:sz w:val="20"/>
          <w:lang w:val="sl-SI"/>
        </w:rPr>
      </w:pPr>
      <w:r>
        <w:rPr>
          <w:sz w:val="20"/>
          <w:lang w:val="sl-SI"/>
        </w:rPr>
        <w:fldChar w:fldCharType="end"/>
      </w:r>
    </w:p>
    <w:p w14:paraId="7317169D" w14:textId="77777777" w:rsidR="006A6C11" w:rsidRDefault="006A6C11">
      <w:pPr>
        <w:tabs>
          <w:tab w:val="right" w:leader="dot" w:pos="8789"/>
        </w:tabs>
        <w:ind w:firstLine="0"/>
        <w:rPr>
          <w:sz w:val="20"/>
          <w:lang w:val="sl-SI"/>
        </w:rPr>
      </w:pPr>
    </w:p>
    <w:p w14:paraId="57CB731B" w14:textId="77777777" w:rsidR="00170C67" w:rsidRDefault="00170C67" w:rsidP="00170C67">
      <w:pPr>
        <w:spacing w:before="2000"/>
        <w:ind w:firstLine="0"/>
        <w:jc w:val="left"/>
        <w:rPr>
          <w:rFonts w:ascii="Tahoma" w:hAnsi="Tahoma" w:cs="Tahoma"/>
          <w:b/>
          <w:bCs/>
          <w:smallCaps/>
          <w:sz w:val="32"/>
        </w:rPr>
      </w:pPr>
    </w:p>
    <w:p w14:paraId="330BA634" w14:textId="77777777" w:rsidR="002A6A4A" w:rsidRDefault="002A6A4A" w:rsidP="00170C67">
      <w:pPr>
        <w:spacing w:before="2000"/>
        <w:ind w:firstLine="0"/>
        <w:jc w:val="left"/>
        <w:rPr>
          <w:rFonts w:ascii="Tahoma" w:hAnsi="Tahoma" w:cs="Tahoma"/>
          <w:b/>
          <w:bCs/>
          <w:smallCaps/>
          <w:sz w:val="32"/>
        </w:rPr>
      </w:pPr>
    </w:p>
    <w:p w14:paraId="60F3F919" w14:textId="77777777" w:rsidR="002A6A4A" w:rsidRDefault="002A6A4A" w:rsidP="00170C67">
      <w:pPr>
        <w:spacing w:before="2000"/>
        <w:ind w:firstLine="0"/>
        <w:jc w:val="left"/>
        <w:rPr>
          <w:rFonts w:ascii="Tahoma" w:hAnsi="Tahoma" w:cs="Tahoma"/>
          <w:b/>
          <w:bCs/>
          <w:smallCaps/>
          <w:sz w:val="32"/>
        </w:rPr>
      </w:pPr>
    </w:p>
    <w:p w14:paraId="0AA8169E" w14:textId="77777777" w:rsidR="006A6C11" w:rsidRPr="00B534BC" w:rsidRDefault="00B534BC" w:rsidP="00170C67">
      <w:pPr>
        <w:spacing w:before="2000"/>
        <w:ind w:firstLine="0"/>
        <w:jc w:val="left"/>
        <w:rPr>
          <w:rFonts w:ascii="Tahoma" w:hAnsi="Tahoma" w:cs="Tahoma"/>
          <w:b/>
          <w:bCs/>
          <w:smallCaps/>
          <w:sz w:val="32"/>
        </w:rPr>
      </w:pPr>
      <w:r>
        <w:rPr>
          <w:rFonts w:ascii="Tahoma" w:hAnsi="Tahoma" w:cs="Tahoma"/>
          <w:b/>
          <w:bCs/>
          <w:smallCaps/>
          <w:sz w:val="32"/>
        </w:rPr>
        <w:t>Spisak slika</w:t>
      </w:r>
    </w:p>
    <w:p w14:paraId="6D785967" w14:textId="77777777" w:rsidR="006A6C11" w:rsidRDefault="006A6C11" w:rsidP="006A6C11">
      <w:pPr>
        <w:rPr>
          <w:lang w:val="sl-SI"/>
        </w:rPr>
      </w:pPr>
    </w:p>
    <w:p w14:paraId="3D0AB27D" w14:textId="77777777" w:rsidR="00FB7F8A" w:rsidRPr="00272A77" w:rsidRDefault="00FA53E4">
      <w:pPr>
        <w:pStyle w:val="TableofFigures"/>
        <w:tabs>
          <w:tab w:val="right" w:leader="dot" w:pos="9061"/>
        </w:tabs>
        <w:rPr>
          <w:rFonts w:ascii="Calibri" w:hAnsi="Calibri"/>
          <w:noProof/>
          <w:sz w:val="22"/>
          <w:szCs w:val="22"/>
        </w:rPr>
      </w:pPr>
      <w:r>
        <w:rPr>
          <w:lang w:val="hr-HR"/>
        </w:rPr>
        <w:fldChar w:fldCharType="begin"/>
      </w:r>
      <w:r w:rsidR="00C12DBD">
        <w:rPr>
          <w:lang w:val="hr-HR"/>
        </w:rPr>
        <w:instrText xml:space="preserve"> TOC \c "Slika" </w:instrText>
      </w:r>
      <w:r>
        <w:rPr>
          <w:lang w:val="hr-HR"/>
        </w:rPr>
        <w:fldChar w:fldCharType="separate"/>
      </w:r>
      <w:r w:rsidR="00FB7F8A">
        <w:rPr>
          <w:noProof/>
        </w:rPr>
        <w:t>Slika 2.1 Jedan od ciljeva AUTOSAR standarda</w:t>
      </w:r>
      <w:r w:rsidR="00FB7F8A">
        <w:rPr>
          <w:noProof/>
        </w:rPr>
        <w:tab/>
      </w:r>
      <w:r>
        <w:rPr>
          <w:noProof/>
        </w:rPr>
        <w:fldChar w:fldCharType="begin"/>
      </w:r>
      <w:r w:rsidR="00FB7F8A">
        <w:rPr>
          <w:noProof/>
        </w:rPr>
        <w:instrText xml:space="preserve"> PAGEREF _Toc23253364 \h </w:instrText>
      </w:r>
      <w:r>
        <w:rPr>
          <w:noProof/>
        </w:rPr>
      </w:r>
      <w:r>
        <w:rPr>
          <w:noProof/>
        </w:rPr>
        <w:fldChar w:fldCharType="separate"/>
      </w:r>
      <w:r w:rsidR="00FB7F8A">
        <w:rPr>
          <w:noProof/>
        </w:rPr>
        <w:t>2</w:t>
      </w:r>
      <w:r>
        <w:rPr>
          <w:noProof/>
        </w:rPr>
        <w:fldChar w:fldCharType="end"/>
      </w:r>
    </w:p>
    <w:p w14:paraId="5E6E38CE" w14:textId="77777777" w:rsidR="00FB7F8A" w:rsidRPr="00272A77" w:rsidRDefault="00FB7F8A">
      <w:pPr>
        <w:pStyle w:val="TableofFigures"/>
        <w:tabs>
          <w:tab w:val="right" w:leader="dot" w:pos="9061"/>
        </w:tabs>
        <w:rPr>
          <w:rFonts w:ascii="Calibri" w:hAnsi="Calibri"/>
          <w:noProof/>
          <w:sz w:val="22"/>
          <w:szCs w:val="22"/>
        </w:rPr>
      </w:pPr>
      <w:r>
        <w:rPr>
          <w:noProof/>
        </w:rPr>
        <w:t>Slika 2.2 AUTOSAR grupa</w:t>
      </w:r>
      <w:r>
        <w:rPr>
          <w:noProof/>
        </w:rPr>
        <w:tab/>
      </w:r>
      <w:r w:rsidR="00FA53E4">
        <w:rPr>
          <w:noProof/>
        </w:rPr>
        <w:fldChar w:fldCharType="begin"/>
      </w:r>
      <w:r>
        <w:rPr>
          <w:noProof/>
        </w:rPr>
        <w:instrText xml:space="preserve"> PAGEREF _Toc23253365 \h </w:instrText>
      </w:r>
      <w:r w:rsidR="00FA53E4">
        <w:rPr>
          <w:noProof/>
        </w:rPr>
      </w:r>
      <w:r w:rsidR="00FA53E4">
        <w:rPr>
          <w:noProof/>
        </w:rPr>
        <w:fldChar w:fldCharType="separate"/>
      </w:r>
      <w:r>
        <w:rPr>
          <w:noProof/>
        </w:rPr>
        <w:t>3</w:t>
      </w:r>
      <w:r w:rsidR="00FA53E4">
        <w:rPr>
          <w:noProof/>
        </w:rPr>
        <w:fldChar w:fldCharType="end"/>
      </w:r>
    </w:p>
    <w:p w14:paraId="4586170B" w14:textId="77777777" w:rsidR="00FB7F8A" w:rsidRPr="00272A77" w:rsidRDefault="00FB7F8A">
      <w:pPr>
        <w:pStyle w:val="TableofFigures"/>
        <w:tabs>
          <w:tab w:val="right" w:leader="dot" w:pos="9061"/>
        </w:tabs>
        <w:rPr>
          <w:rFonts w:ascii="Calibri" w:hAnsi="Calibri"/>
          <w:noProof/>
          <w:sz w:val="22"/>
          <w:szCs w:val="22"/>
        </w:rPr>
      </w:pPr>
      <w:r>
        <w:rPr>
          <w:noProof/>
        </w:rPr>
        <w:t xml:space="preserve">Slika 2.3 Arhitektura </w:t>
      </w:r>
      <w:r w:rsidRPr="000924AE">
        <w:rPr>
          <w:i/>
          <w:noProof/>
        </w:rPr>
        <w:t>AUTOSAR Classic</w:t>
      </w:r>
      <w:r>
        <w:rPr>
          <w:noProof/>
        </w:rPr>
        <w:t xml:space="preserve"> platforme</w:t>
      </w:r>
      <w:r>
        <w:rPr>
          <w:noProof/>
        </w:rPr>
        <w:tab/>
      </w:r>
      <w:r w:rsidR="00FA53E4">
        <w:rPr>
          <w:noProof/>
        </w:rPr>
        <w:fldChar w:fldCharType="begin"/>
      </w:r>
      <w:r>
        <w:rPr>
          <w:noProof/>
        </w:rPr>
        <w:instrText xml:space="preserve"> PAGEREF _Toc23253366 \h </w:instrText>
      </w:r>
      <w:r w:rsidR="00FA53E4">
        <w:rPr>
          <w:noProof/>
        </w:rPr>
      </w:r>
      <w:r w:rsidR="00FA53E4">
        <w:rPr>
          <w:noProof/>
        </w:rPr>
        <w:fldChar w:fldCharType="separate"/>
      </w:r>
      <w:r>
        <w:rPr>
          <w:noProof/>
        </w:rPr>
        <w:t>4</w:t>
      </w:r>
      <w:r w:rsidR="00FA53E4">
        <w:rPr>
          <w:noProof/>
        </w:rPr>
        <w:fldChar w:fldCharType="end"/>
      </w:r>
    </w:p>
    <w:p w14:paraId="442EE387" w14:textId="77777777" w:rsidR="00FB7F8A" w:rsidRPr="00272A77" w:rsidRDefault="00FB7F8A">
      <w:pPr>
        <w:pStyle w:val="TableofFigures"/>
        <w:tabs>
          <w:tab w:val="right" w:leader="dot" w:pos="9061"/>
        </w:tabs>
        <w:rPr>
          <w:rFonts w:ascii="Calibri" w:hAnsi="Calibri"/>
          <w:noProof/>
          <w:sz w:val="22"/>
          <w:szCs w:val="22"/>
        </w:rPr>
      </w:pPr>
      <w:r>
        <w:rPr>
          <w:noProof/>
        </w:rPr>
        <w:t xml:space="preserve">Slika 2.4 Arhitektura </w:t>
      </w:r>
      <w:r w:rsidRPr="000924AE">
        <w:rPr>
          <w:i/>
          <w:noProof/>
        </w:rPr>
        <w:t>AUTOSAR Adaptive</w:t>
      </w:r>
      <w:r>
        <w:rPr>
          <w:noProof/>
        </w:rPr>
        <w:t xml:space="preserve"> platforme</w:t>
      </w:r>
      <w:r>
        <w:rPr>
          <w:noProof/>
        </w:rPr>
        <w:tab/>
      </w:r>
      <w:r w:rsidR="00FA53E4">
        <w:rPr>
          <w:noProof/>
        </w:rPr>
        <w:fldChar w:fldCharType="begin"/>
      </w:r>
      <w:r>
        <w:rPr>
          <w:noProof/>
        </w:rPr>
        <w:instrText xml:space="preserve"> PAGEREF _Toc23253367 \h </w:instrText>
      </w:r>
      <w:r w:rsidR="00FA53E4">
        <w:rPr>
          <w:noProof/>
        </w:rPr>
      </w:r>
      <w:r w:rsidR="00FA53E4">
        <w:rPr>
          <w:noProof/>
        </w:rPr>
        <w:fldChar w:fldCharType="separate"/>
      </w:r>
      <w:r>
        <w:rPr>
          <w:noProof/>
        </w:rPr>
        <w:t>5</w:t>
      </w:r>
      <w:r w:rsidR="00FA53E4">
        <w:rPr>
          <w:noProof/>
        </w:rPr>
        <w:fldChar w:fldCharType="end"/>
      </w:r>
    </w:p>
    <w:p w14:paraId="55DB8669" w14:textId="77777777" w:rsidR="00FB7F8A" w:rsidRPr="00272A77" w:rsidRDefault="00FB7F8A">
      <w:pPr>
        <w:pStyle w:val="TableofFigures"/>
        <w:tabs>
          <w:tab w:val="right" w:leader="dot" w:pos="9061"/>
        </w:tabs>
        <w:rPr>
          <w:rFonts w:ascii="Calibri" w:hAnsi="Calibri"/>
          <w:noProof/>
          <w:sz w:val="22"/>
          <w:szCs w:val="22"/>
        </w:rPr>
      </w:pPr>
      <w:r>
        <w:rPr>
          <w:noProof/>
        </w:rPr>
        <w:t>Slika 2.6 Izgled XML elementa</w:t>
      </w:r>
      <w:r>
        <w:rPr>
          <w:noProof/>
        </w:rPr>
        <w:tab/>
      </w:r>
      <w:r w:rsidR="00FA53E4">
        <w:rPr>
          <w:noProof/>
        </w:rPr>
        <w:fldChar w:fldCharType="begin"/>
      </w:r>
      <w:r>
        <w:rPr>
          <w:noProof/>
        </w:rPr>
        <w:instrText xml:space="preserve"> PAGEREF _Toc23253368 \h </w:instrText>
      </w:r>
      <w:r w:rsidR="00FA53E4">
        <w:rPr>
          <w:noProof/>
        </w:rPr>
      </w:r>
      <w:r w:rsidR="00FA53E4">
        <w:rPr>
          <w:noProof/>
        </w:rPr>
        <w:fldChar w:fldCharType="separate"/>
      </w:r>
      <w:r>
        <w:rPr>
          <w:noProof/>
        </w:rPr>
        <w:t>10</w:t>
      </w:r>
      <w:r w:rsidR="00FA53E4">
        <w:rPr>
          <w:noProof/>
        </w:rPr>
        <w:fldChar w:fldCharType="end"/>
      </w:r>
    </w:p>
    <w:p w14:paraId="61C05836" w14:textId="77777777" w:rsidR="00FB7F8A" w:rsidRPr="00272A77" w:rsidRDefault="00FB7F8A">
      <w:pPr>
        <w:pStyle w:val="TableofFigures"/>
        <w:tabs>
          <w:tab w:val="right" w:leader="dot" w:pos="9061"/>
        </w:tabs>
        <w:rPr>
          <w:rFonts w:ascii="Calibri" w:hAnsi="Calibri"/>
          <w:noProof/>
          <w:sz w:val="22"/>
          <w:szCs w:val="22"/>
        </w:rPr>
      </w:pPr>
      <w:r>
        <w:rPr>
          <w:noProof/>
        </w:rPr>
        <w:t xml:space="preserve">Slika 4.1 Izgled alata </w:t>
      </w:r>
      <w:r w:rsidRPr="000924AE">
        <w:rPr>
          <w:i/>
          <w:noProof/>
        </w:rPr>
        <w:t>wxFormBuilder</w:t>
      </w:r>
      <w:r>
        <w:rPr>
          <w:noProof/>
        </w:rPr>
        <w:tab/>
      </w:r>
      <w:r w:rsidR="00FA53E4">
        <w:rPr>
          <w:noProof/>
        </w:rPr>
        <w:fldChar w:fldCharType="begin"/>
      </w:r>
      <w:r>
        <w:rPr>
          <w:noProof/>
        </w:rPr>
        <w:instrText xml:space="preserve"> PAGEREF _Toc23253369 \h </w:instrText>
      </w:r>
      <w:r w:rsidR="00FA53E4">
        <w:rPr>
          <w:noProof/>
        </w:rPr>
      </w:r>
      <w:r w:rsidR="00FA53E4">
        <w:rPr>
          <w:noProof/>
        </w:rPr>
        <w:fldChar w:fldCharType="separate"/>
      </w:r>
      <w:r>
        <w:rPr>
          <w:noProof/>
        </w:rPr>
        <w:t>15</w:t>
      </w:r>
      <w:r w:rsidR="00FA53E4">
        <w:rPr>
          <w:noProof/>
        </w:rPr>
        <w:fldChar w:fldCharType="end"/>
      </w:r>
    </w:p>
    <w:p w14:paraId="2B05094D" w14:textId="77777777" w:rsidR="00FB7F8A" w:rsidRPr="00272A77" w:rsidRDefault="00FB7F8A">
      <w:pPr>
        <w:pStyle w:val="TableofFigures"/>
        <w:tabs>
          <w:tab w:val="right" w:leader="dot" w:pos="9061"/>
        </w:tabs>
        <w:rPr>
          <w:rFonts w:ascii="Calibri" w:hAnsi="Calibri"/>
          <w:noProof/>
          <w:sz w:val="22"/>
          <w:szCs w:val="22"/>
        </w:rPr>
      </w:pPr>
      <w:r>
        <w:rPr>
          <w:noProof/>
        </w:rPr>
        <w:t>Slika 4.2 jinja2 šablon za čuvanje podataka</w:t>
      </w:r>
      <w:r>
        <w:rPr>
          <w:noProof/>
        </w:rPr>
        <w:tab/>
      </w:r>
      <w:r w:rsidR="00FA53E4">
        <w:rPr>
          <w:noProof/>
        </w:rPr>
        <w:fldChar w:fldCharType="begin"/>
      </w:r>
      <w:r>
        <w:rPr>
          <w:noProof/>
        </w:rPr>
        <w:instrText xml:space="preserve"> PAGEREF _Toc23253370 \h </w:instrText>
      </w:r>
      <w:r w:rsidR="00FA53E4">
        <w:rPr>
          <w:noProof/>
        </w:rPr>
      </w:r>
      <w:r w:rsidR="00FA53E4">
        <w:rPr>
          <w:noProof/>
        </w:rPr>
        <w:fldChar w:fldCharType="separate"/>
      </w:r>
      <w:r>
        <w:rPr>
          <w:noProof/>
        </w:rPr>
        <w:t>16</w:t>
      </w:r>
      <w:r w:rsidR="00FA53E4">
        <w:rPr>
          <w:noProof/>
        </w:rPr>
        <w:fldChar w:fldCharType="end"/>
      </w:r>
    </w:p>
    <w:p w14:paraId="7B42A835" w14:textId="77777777" w:rsidR="00FB7F8A" w:rsidRPr="00272A77" w:rsidRDefault="00FB7F8A">
      <w:pPr>
        <w:pStyle w:val="TableofFigures"/>
        <w:tabs>
          <w:tab w:val="right" w:leader="dot" w:pos="9061"/>
        </w:tabs>
        <w:rPr>
          <w:rFonts w:ascii="Calibri" w:hAnsi="Calibri"/>
          <w:noProof/>
          <w:sz w:val="22"/>
          <w:szCs w:val="22"/>
        </w:rPr>
      </w:pPr>
      <w:r>
        <w:rPr>
          <w:noProof/>
        </w:rPr>
        <w:t>Slika 4.4 Namenski prozor za podešavanje podrazumevanih putanja</w:t>
      </w:r>
      <w:r>
        <w:rPr>
          <w:noProof/>
        </w:rPr>
        <w:tab/>
      </w:r>
      <w:r w:rsidR="00FA53E4">
        <w:rPr>
          <w:noProof/>
        </w:rPr>
        <w:fldChar w:fldCharType="begin"/>
      </w:r>
      <w:r>
        <w:rPr>
          <w:noProof/>
        </w:rPr>
        <w:instrText xml:space="preserve"> PAGEREF _Toc23253371 \h </w:instrText>
      </w:r>
      <w:r w:rsidR="00FA53E4">
        <w:rPr>
          <w:noProof/>
        </w:rPr>
      </w:r>
      <w:r w:rsidR="00FA53E4">
        <w:rPr>
          <w:noProof/>
        </w:rPr>
        <w:fldChar w:fldCharType="separate"/>
      </w:r>
      <w:r>
        <w:rPr>
          <w:noProof/>
        </w:rPr>
        <w:t>19</w:t>
      </w:r>
      <w:r w:rsidR="00FA53E4">
        <w:rPr>
          <w:noProof/>
        </w:rPr>
        <w:fldChar w:fldCharType="end"/>
      </w:r>
    </w:p>
    <w:p w14:paraId="473C0645" w14:textId="77777777" w:rsidR="00FB7F8A" w:rsidRPr="00272A77" w:rsidRDefault="00FB7F8A">
      <w:pPr>
        <w:pStyle w:val="TableofFigures"/>
        <w:tabs>
          <w:tab w:val="right" w:leader="dot" w:pos="9061"/>
        </w:tabs>
        <w:rPr>
          <w:rFonts w:ascii="Calibri" w:hAnsi="Calibri"/>
          <w:noProof/>
          <w:sz w:val="22"/>
          <w:szCs w:val="22"/>
        </w:rPr>
      </w:pPr>
      <w:r>
        <w:rPr>
          <w:noProof/>
        </w:rPr>
        <w:t>Slika 4.5 Namenski prozor za prikaz rezultata generisanja PDF datoteka</w:t>
      </w:r>
      <w:r>
        <w:rPr>
          <w:noProof/>
        </w:rPr>
        <w:tab/>
      </w:r>
      <w:r w:rsidR="00FA53E4">
        <w:rPr>
          <w:noProof/>
        </w:rPr>
        <w:fldChar w:fldCharType="begin"/>
      </w:r>
      <w:r>
        <w:rPr>
          <w:noProof/>
        </w:rPr>
        <w:instrText xml:space="preserve"> PAGEREF _Toc23253372 \h </w:instrText>
      </w:r>
      <w:r w:rsidR="00FA53E4">
        <w:rPr>
          <w:noProof/>
        </w:rPr>
      </w:r>
      <w:r w:rsidR="00FA53E4">
        <w:rPr>
          <w:noProof/>
        </w:rPr>
        <w:fldChar w:fldCharType="separate"/>
      </w:r>
      <w:r>
        <w:rPr>
          <w:noProof/>
        </w:rPr>
        <w:t>19</w:t>
      </w:r>
      <w:r w:rsidR="00FA53E4">
        <w:rPr>
          <w:noProof/>
        </w:rPr>
        <w:fldChar w:fldCharType="end"/>
      </w:r>
    </w:p>
    <w:p w14:paraId="64C95935" w14:textId="77777777" w:rsidR="00FB7F8A" w:rsidRPr="00272A77" w:rsidRDefault="00FB7F8A">
      <w:pPr>
        <w:pStyle w:val="TableofFigures"/>
        <w:tabs>
          <w:tab w:val="right" w:leader="dot" w:pos="9061"/>
        </w:tabs>
        <w:rPr>
          <w:rFonts w:ascii="Calibri" w:hAnsi="Calibri"/>
          <w:noProof/>
          <w:sz w:val="22"/>
          <w:szCs w:val="22"/>
        </w:rPr>
      </w:pPr>
      <w:r>
        <w:rPr>
          <w:noProof/>
        </w:rPr>
        <w:t>Slika 4.6 Jedna od stranica generisanog PDF dokumenta</w:t>
      </w:r>
      <w:r>
        <w:rPr>
          <w:noProof/>
        </w:rPr>
        <w:tab/>
      </w:r>
      <w:r w:rsidR="00FA53E4">
        <w:rPr>
          <w:noProof/>
        </w:rPr>
        <w:fldChar w:fldCharType="begin"/>
      </w:r>
      <w:r>
        <w:rPr>
          <w:noProof/>
        </w:rPr>
        <w:instrText xml:space="preserve"> PAGEREF _Toc23253373 \h </w:instrText>
      </w:r>
      <w:r w:rsidR="00FA53E4">
        <w:rPr>
          <w:noProof/>
        </w:rPr>
      </w:r>
      <w:r w:rsidR="00FA53E4">
        <w:rPr>
          <w:noProof/>
        </w:rPr>
        <w:fldChar w:fldCharType="separate"/>
      </w:r>
      <w:r>
        <w:rPr>
          <w:noProof/>
        </w:rPr>
        <w:t>21</w:t>
      </w:r>
      <w:r w:rsidR="00FA53E4">
        <w:rPr>
          <w:noProof/>
        </w:rPr>
        <w:fldChar w:fldCharType="end"/>
      </w:r>
    </w:p>
    <w:p w14:paraId="1B7045C9" w14:textId="77777777" w:rsidR="00FB7F8A" w:rsidRPr="00272A77" w:rsidRDefault="00FB7F8A">
      <w:pPr>
        <w:pStyle w:val="TableofFigures"/>
        <w:tabs>
          <w:tab w:val="right" w:leader="dot" w:pos="9061"/>
        </w:tabs>
        <w:rPr>
          <w:rFonts w:ascii="Calibri" w:hAnsi="Calibri"/>
          <w:noProof/>
          <w:sz w:val="22"/>
          <w:szCs w:val="22"/>
        </w:rPr>
      </w:pPr>
      <w:r>
        <w:rPr>
          <w:noProof/>
        </w:rPr>
        <w:t>Slika 4.7 Primer generisane liste izveštaja</w:t>
      </w:r>
      <w:r>
        <w:rPr>
          <w:noProof/>
        </w:rPr>
        <w:tab/>
      </w:r>
      <w:r w:rsidR="00FA53E4">
        <w:rPr>
          <w:noProof/>
        </w:rPr>
        <w:fldChar w:fldCharType="begin"/>
      </w:r>
      <w:r>
        <w:rPr>
          <w:noProof/>
        </w:rPr>
        <w:instrText xml:space="preserve"> PAGEREF _Toc23253374 \h </w:instrText>
      </w:r>
      <w:r w:rsidR="00FA53E4">
        <w:rPr>
          <w:noProof/>
        </w:rPr>
      </w:r>
      <w:r w:rsidR="00FA53E4">
        <w:rPr>
          <w:noProof/>
        </w:rPr>
        <w:fldChar w:fldCharType="separate"/>
      </w:r>
      <w:r>
        <w:rPr>
          <w:noProof/>
        </w:rPr>
        <w:t>22</w:t>
      </w:r>
      <w:r w:rsidR="00FA53E4">
        <w:rPr>
          <w:noProof/>
        </w:rPr>
        <w:fldChar w:fldCharType="end"/>
      </w:r>
    </w:p>
    <w:p w14:paraId="3D31E957" w14:textId="77777777" w:rsidR="00FB7F8A" w:rsidRPr="00272A77" w:rsidRDefault="00FB7F8A">
      <w:pPr>
        <w:pStyle w:val="TableofFigures"/>
        <w:tabs>
          <w:tab w:val="right" w:leader="dot" w:pos="9061"/>
        </w:tabs>
        <w:rPr>
          <w:rFonts w:ascii="Calibri" w:hAnsi="Calibri"/>
          <w:noProof/>
          <w:sz w:val="22"/>
          <w:szCs w:val="22"/>
        </w:rPr>
      </w:pPr>
      <w:r>
        <w:rPr>
          <w:noProof/>
        </w:rPr>
        <w:t>Slika 5.1 Izgled finalne aplikacije tokom korišćenja</w:t>
      </w:r>
      <w:r>
        <w:rPr>
          <w:noProof/>
        </w:rPr>
        <w:tab/>
      </w:r>
      <w:r w:rsidR="00FA53E4">
        <w:rPr>
          <w:noProof/>
        </w:rPr>
        <w:fldChar w:fldCharType="begin"/>
      </w:r>
      <w:r>
        <w:rPr>
          <w:noProof/>
        </w:rPr>
        <w:instrText xml:space="preserve"> PAGEREF _Toc23253375 \h </w:instrText>
      </w:r>
      <w:r w:rsidR="00FA53E4">
        <w:rPr>
          <w:noProof/>
        </w:rPr>
      </w:r>
      <w:r w:rsidR="00FA53E4">
        <w:rPr>
          <w:noProof/>
        </w:rPr>
        <w:fldChar w:fldCharType="separate"/>
      </w:r>
      <w:r>
        <w:rPr>
          <w:noProof/>
        </w:rPr>
        <w:t>27</w:t>
      </w:r>
      <w:r w:rsidR="00FA53E4">
        <w:rPr>
          <w:noProof/>
        </w:rPr>
        <w:fldChar w:fldCharType="end"/>
      </w:r>
    </w:p>
    <w:p w14:paraId="3ED186B9" w14:textId="77777777" w:rsidR="00FB7F8A" w:rsidRPr="00272A77" w:rsidRDefault="00FB7F8A">
      <w:pPr>
        <w:pStyle w:val="TableofFigures"/>
        <w:tabs>
          <w:tab w:val="right" w:leader="dot" w:pos="9061"/>
        </w:tabs>
        <w:rPr>
          <w:rFonts w:ascii="Calibri" w:hAnsi="Calibri"/>
          <w:noProof/>
          <w:sz w:val="22"/>
          <w:szCs w:val="22"/>
        </w:rPr>
      </w:pPr>
      <w:r>
        <w:rPr>
          <w:noProof/>
        </w:rPr>
        <w:t>Slika 5.2 Rezultat poređenja izlaznih datoteka stare i nove aplikacije</w:t>
      </w:r>
      <w:r>
        <w:rPr>
          <w:noProof/>
        </w:rPr>
        <w:tab/>
      </w:r>
      <w:r w:rsidR="00FA53E4">
        <w:rPr>
          <w:noProof/>
        </w:rPr>
        <w:fldChar w:fldCharType="begin"/>
      </w:r>
      <w:r>
        <w:rPr>
          <w:noProof/>
        </w:rPr>
        <w:instrText xml:space="preserve"> PAGEREF _Toc23253376 \h </w:instrText>
      </w:r>
      <w:r w:rsidR="00FA53E4">
        <w:rPr>
          <w:noProof/>
        </w:rPr>
      </w:r>
      <w:r w:rsidR="00FA53E4">
        <w:rPr>
          <w:noProof/>
        </w:rPr>
        <w:fldChar w:fldCharType="separate"/>
      </w:r>
      <w:r>
        <w:rPr>
          <w:noProof/>
        </w:rPr>
        <w:t>28</w:t>
      </w:r>
      <w:r w:rsidR="00FA53E4">
        <w:rPr>
          <w:noProof/>
        </w:rPr>
        <w:fldChar w:fldCharType="end"/>
      </w:r>
    </w:p>
    <w:p w14:paraId="072A3210" w14:textId="77777777" w:rsidR="006A6C11" w:rsidDel="00AE6F5C" w:rsidRDefault="00FA53E4" w:rsidP="002E0F79">
      <w:pPr>
        <w:ind w:firstLine="0"/>
        <w:rPr>
          <w:del w:id="43" w:author="Stefan Stojanovic" w:date="2020-02-26T09:54:00Z"/>
          <w:lang w:val="hr-HR"/>
        </w:rPr>
      </w:pPr>
      <w:r>
        <w:rPr>
          <w:lang w:val="hr-HR"/>
        </w:rPr>
        <w:fldChar w:fldCharType="end"/>
      </w:r>
    </w:p>
    <w:p w14:paraId="78CF54E5" w14:textId="77777777" w:rsidR="006A6C11" w:rsidDel="00AE6F5C" w:rsidRDefault="006A6C11" w:rsidP="006A6C11">
      <w:pPr>
        <w:rPr>
          <w:del w:id="44" w:author="Stefan Stojanovic" w:date="2020-02-26T09:54:00Z"/>
          <w:lang w:val="hr-HR"/>
        </w:rPr>
      </w:pPr>
    </w:p>
    <w:p w14:paraId="44F8C12A" w14:textId="77777777" w:rsidR="00A73B40" w:rsidRDefault="00A73B40">
      <w:pPr>
        <w:ind w:firstLine="0"/>
        <w:rPr>
          <w:lang w:val="hr-HR"/>
        </w:rPr>
        <w:sectPr w:rsidR="00A73B40" w:rsidSect="00B74C53">
          <w:headerReference w:type="default" r:id="rId14"/>
          <w:footerReference w:type="default" r:id="rId15"/>
          <w:pgSz w:w="11907" w:h="16840" w:code="9"/>
          <w:pgMar w:top="1134" w:right="1418" w:bottom="1134" w:left="1418" w:header="567" w:footer="567" w:gutter="0"/>
          <w:pgNumType w:fmt="upperRoman"/>
          <w:cols w:space="720"/>
          <w:titlePg/>
          <w:docGrid w:linePitch="326"/>
        </w:sectPr>
        <w:pPrChange w:id="45" w:author="Stefan Stojanovic" w:date="2020-02-26T09:54:00Z">
          <w:pPr/>
        </w:pPrChange>
      </w:pPr>
    </w:p>
    <w:p w14:paraId="1617385C" w14:textId="77777777" w:rsidR="00A73B40" w:rsidRPr="00B534BC" w:rsidRDefault="00B534BC" w:rsidP="00A73B40">
      <w:pPr>
        <w:spacing w:before="4000"/>
        <w:ind w:firstLine="0"/>
        <w:jc w:val="left"/>
        <w:rPr>
          <w:rFonts w:ascii="Tahoma" w:hAnsi="Tahoma" w:cs="Tahoma"/>
          <w:b/>
          <w:bCs/>
          <w:smallCaps/>
          <w:sz w:val="32"/>
        </w:rPr>
      </w:pPr>
      <w:r>
        <w:rPr>
          <w:rFonts w:ascii="Tahoma" w:hAnsi="Tahoma" w:cs="Tahoma"/>
          <w:b/>
          <w:bCs/>
          <w:smallCaps/>
          <w:sz w:val="32"/>
        </w:rPr>
        <w:lastRenderedPageBreak/>
        <w:t>Spisak tabela</w:t>
      </w:r>
    </w:p>
    <w:p w14:paraId="13D9DB92" w14:textId="77777777" w:rsidR="00A73B40" w:rsidRDefault="00A73B40" w:rsidP="00A73B40">
      <w:pPr>
        <w:rPr>
          <w:lang w:val="sl-SI"/>
        </w:rPr>
      </w:pPr>
    </w:p>
    <w:p w14:paraId="27C921B8" w14:textId="77777777" w:rsidR="00FB7F8A" w:rsidRPr="00272A77" w:rsidRDefault="00FA53E4">
      <w:pPr>
        <w:pStyle w:val="TableofFigures"/>
        <w:tabs>
          <w:tab w:val="right" w:leader="dot" w:pos="9061"/>
        </w:tabs>
        <w:rPr>
          <w:rFonts w:ascii="Calibri" w:hAnsi="Calibri"/>
          <w:noProof/>
          <w:sz w:val="22"/>
          <w:szCs w:val="22"/>
        </w:rPr>
      </w:pPr>
      <w:r>
        <w:rPr>
          <w:lang w:val="hr-HR"/>
        </w:rPr>
        <w:fldChar w:fldCharType="begin"/>
      </w:r>
      <w:r w:rsidR="00A73B40">
        <w:rPr>
          <w:lang w:val="hr-HR"/>
        </w:rPr>
        <w:instrText xml:space="preserve"> TOC \c "Tabela" </w:instrText>
      </w:r>
      <w:r>
        <w:rPr>
          <w:lang w:val="hr-HR"/>
        </w:rPr>
        <w:fldChar w:fldCharType="separate"/>
      </w:r>
      <w:r w:rsidR="00FB7F8A">
        <w:rPr>
          <w:noProof/>
        </w:rPr>
        <w:t>Tabela 4.1 Metode za dodavanje novih čvorova u stablo podataka</w:t>
      </w:r>
      <w:r w:rsidR="00FB7F8A">
        <w:rPr>
          <w:noProof/>
        </w:rPr>
        <w:tab/>
      </w:r>
      <w:r>
        <w:rPr>
          <w:noProof/>
        </w:rPr>
        <w:fldChar w:fldCharType="begin"/>
      </w:r>
      <w:r w:rsidR="00FB7F8A">
        <w:rPr>
          <w:noProof/>
        </w:rPr>
        <w:instrText xml:space="preserve"> PAGEREF _Toc23253396 \h </w:instrText>
      </w:r>
      <w:r>
        <w:rPr>
          <w:noProof/>
        </w:rPr>
      </w:r>
      <w:r>
        <w:rPr>
          <w:noProof/>
        </w:rPr>
        <w:fldChar w:fldCharType="separate"/>
      </w:r>
      <w:r w:rsidR="00FB7F8A">
        <w:rPr>
          <w:noProof/>
        </w:rPr>
        <w:t>25</w:t>
      </w:r>
      <w:r>
        <w:rPr>
          <w:noProof/>
        </w:rPr>
        <w:fldChar w:fldCharType="end"/>
      </w:r>
    </w:p>
    <w:p w14:paraId="6A1F53BA" w14:textId="77777777" w:rsidR="00A73B40" w:rsidRDefault="00FA53E4" w:rsidP="00A73B40">
      <w:pPr>
        <w:rPr>
          <w:lang w:val="hr-HR"/>
        </w:rPr>
      </w:pPr>
      <w:r>
        <w:rPr>
          <w:lang w:val="hr-HR"/>
        </w:rPr>
        <w:fldChar w:fldCharType="end"/>
      </w:r>
    </w:p>
    <w:p w14:paraId="4EDBF623" w14:textId="77777777" w:rsidR="00A73B40" w:rsidRDefault="00A73B40" w:rsidP="00A73B40">
      <w:pPr>
        <w:rPr>
          <w:lang w:val="hr-HR"/>
        </w:rPr>
      </w:pPr>
    </w:p>
    <w:p w14:paraId="677E884F" w14:textId="77777777" w:rsidR="006A6C11" w:rsidRDefault="006A6C11" w:rsidP="006A6C11">
      <w:pPr>
        <w:rPr>
          <w:lang w:val="hr-HR"/>
        </w:rPr>
      </w:pPr>
    </w:p>
    <w:p w14:paraId="7C40389B" w14:textId="77777777" w:rsidR="00A73B40" w:rsidRDefault="00A73B40" w:rsidP="006A6C11">
      <w:pPr>
        <w:rPr>
          <w:lang w:val="hr-HR"/>
        </w:rPr>
      </w:pPr>
    </w:p>
    <w:p w14:paraId="46C88074" w14:textId="77777777" w:rsidR="00A73B40" w:rsidRDefault="00A73B40" w:rsidP="006A6C11">
      <w:pPr>
        <w:rPr>
          <w:lang w:val="hr-HR"/>
        </w:rPr>
        <w:sectPr w:rsidR="00A73B40" w:rsidSect="00B74C53">
          <w:headerReference w:type="default" r:id="rId16"/>
          <w:pgSz w:w="11907" w:h="16840" w:code="9"/>
          <w:pgMar w:top="1134" w:right="1418" w:bottom="1134" w:left="1418" w:header="567" w:footer="567" w:gutter="0"/>
          <w:pgNumType w:fmt="upperRoman"/>
          <w:cols w:space="720"/>
        </w:sectPr>
      </w:pPr>
    </w:p>
    <w:p w14:paraId="14F4BC95" w14:textId="77777777" w:rsidR="009B0A56" w:rsidRDefault="00B534BC" w:rsidP="00094BF2">
      <w:pPr>
        <w:spacing w:before="4000"/>
        <w:ind w:firstLine="0"/>
        <w:jc w:val="left"/>
        <w:rPr>
          <w:rFonts w:ascii="Tahoma" w:hAnsi="Tahoma" w:cs="Tahoma"/>
          <w:b/>
          <w:bCs/>
          <w:smallCaps/>
          <w:sz w:val="32"/>
        </w:rPr>
      </w:pPr>
      <w:r>
        <w:rPr>
          <w:rFonts w:ascii="Tahoma" w:hAnsi="Tahoma" w:cs="Tahoma"/>
          <w:b/>
          <w:bCs/>
          <w:smallCaps/>
          <w:sz w:val="32"/>
        </w:rPr>
        <w:lastRenderedPageBreak/>
        <w:t>Skraćenice</w:t>
      </w:r>
    </w:p>
    <w:p w14:paraId="0BF35CD3" w14:textId="77777777" w:rsidR="009B0A56" w:rsidRDefault="009B0A56" w:rsidP="009B0A56">
      <w:pPr>
        <w:ind w:firstLine="0"/>
        <w:rPr>
          <w:b/>
        </w:rPr>
      </w:pPr>
    </w:p>
    <w:p w14:paraId="123CC314" w14:textId="77777777" w:rsidR="002B30E4" w:rsidRDefault="002B30E4" w:rsidP="002B30E4">
      <w:pPr>
        <w:ind w:firstLine="0"/>
        <w:jc w:val="left"/>
      </w:pPr>
      <w:r>
        <w:rPr>
          <w:b/>
        </w:rPr>
        <w:t xml:space="preserve">AAT – </w:t>
      </w:r>
      <w:r>
        <w:rPr>
          <w:i/>
        </w:rPr>
        <w:t xml:space="preserve">Application Acceptance Test </w:t>
      </w:r>
      <w:r>
        <w:rPr>
          <w:b/>
        </w:rPr>
        <w:t xml:space="preserve">– </w:t>
      </w:r>
      <w:r>
        <w:t>Test validnosti aplikacije</w:t>
      </w:r>
    </w:p>
    <w:p w14:paraId="40148120" w14:textId="77777777" w:rsidR="002B30E4" w:rsidRDefault="002B30E4" w:rsidP="002B30E4">
      <w:pPr>
        <w:ind w:firstLine="0"/>
        <w:jc w:val="left"/>
      </w:pPr>
      <w:r>
        <w:rPr>
          <w:b/>
        </w:rPr>
        <w:t xml:space="preserve">AATR – </w:t>
      </w:r>
      <w:r>
        <w:rPr>
          <w:i/>
        </w:rPr>
        <w:t xml:space="preserve">Application Acceptance Test Report </w:t>
      </w:r>
      <w:r>
        <w:rPr>
          <w:b/>
        </w:rPr>
        <w:t xml:space="preserve">– </w:t>
      </w:r>
      <w:r>
        <w:t>Rezultat testa validnosti aplikacije</w:t>
      </w:r>
    </w:p>
    <w:p w14:paraId="6DAA7E91" w14:textId="77777777" w:rsidR="002B30E4" w:rsidRDefault="002B30E4" w:rsidP="002B30E4">
      <w:pPr>
        <w:ind w:firstLine="0"/>
        <w:jc w:val="left"/>
      </w:pPr>
      <w:r>
        <w:rPr>
          <w:b/>
        </w:rPr>
        <w:t xml:space="preserve">AIT – </w:t>
      </w:r>
      <w:r>
        <w:rPr>
          <w:i/>
        </w:rPr>
        <w:t xml:space="preserve">Application Integration Test </w:t>
      </w:r>
      <w:r>
        <w:rPr>
          <w:b/>
        </w:rPr>
        <w:t xml:space="preserve">– </w:t>
      </w:r>
      <w:r>
        <w:t>Test integracije aplikacije</w:t>
      </w:r>
    </w:p>
    <w:p w14:paraId="40C667A1" w14:textId="77777777" w:rsidR="002B30E4" w:rsidRDefault="002B30E4" w:rsidP="002B30E4">
      <w:pPr>
        <w:ind w:firstLine="0"/>
        <w:jc w:val="left"/>
      </w:pPr>
      <w:r>
        <w:rPr>
          <w:b/>
        </w:rPr>
        <w:t xml:space="preserve">API </w:t>
      </w:r>
      <w:r w:rsidR="00CB52A9">
        <w:rPr>
          <w:b/>
        </w:rPr>
        <w:t xml:space="preserve">– </w:t>
      </w:r>
      <w:r>
        <w:rPr>
          <w:i/>
        </w:rPr>
        <w:t xml:space="preserve">Application Programming Interface – </w:t>
      </w:r>
      <w:r w:rsidR="00A84FA2">
        <w:t>P</w:t>
      </w:r>
      <w:r>
        <w:t>rogramsko sučelje aplikacije</w:t>
      </w:r>
    </w:p>
    <w:p w14:paraId="16825525" w14:textId="77777777" w:rsidR="002B30E4" w:rsidRDefault="002B30E4" w:rsidP="002B30E4">
      <w:pPr>
        <w:ind w:firstLine="0"/>
        <w:jc w:val="left"/>
      </w:pPr>
      <w:r w:rsidRPr="009B0A56">
        <w:rPr>
          <w:b/>
        </w:rPr>
        <w:t>AUTOSAR</w:t>
      </w:r>
      <w:r>
        <w:rPr>
          <w:b/>
        </w:rPr>
        <w:t xml:space="preserve"> - </w:t>
      </w:r>
      <w:r w:rsidRPr="003C6C11">
        <w:rPr>
          <w:i/>
        </w:rPr>
        <w:t>Automotive Open System Architecture</w:t>
      </w:r>
      <w:r>
        <w:rPr>
          <w:i/>
        </w:rPr>
        <w:t xml:space="preserve"> –</w:t>
      </w:r>
      <w:r>
        <w:t xml:space="preserve"> Standard za razvoj softvera u automobilskoj industriji</w:t>
      </w:r>
    </w:p>
    <w:p w14:paraId="21093520" w14:textId="77777777" w:rsidR="002B30E4" w:rsidRPr="00097520" w:rsidRDefault="002B30E4" w:rsidP="002B30E4">
      <w:pPr>
        <w:ind w:firstLine="0"/>
        <w:jc w:val="left"/>
        <w:rPr>
          <w:b/>
        </w:rPr>
      </w:pPr>
      <w:r>
        <w:rPr>
          <w:b/>
        </w:rPr>
        <w:t xml:space="preserve">ECU </w:t>
      </w:r>
      <w:r w:rsidR="00CB52A9">
        <w:rPr>
          <w:b/>
        </w:rPr>
        <w:t xml:space="preserve">– </w:t>
      </w:r>
      <w:r>
        <w:rPr>
          <w:i/>
        </w:rPr>
        <w:t xml:space="preserve">Electronic Control Unit – </w:t>
      </w:r>
      <w:r>
        <w:t>Elektronska upravljačka jedinica</w:t>
      </w:r>
    </w:p>
    <w:p w14:paraId="7947C771" w14:textId="77777777" w:rsidR="002B30E4" w:rsidRDefault="002B30E4" w:rsidP="002B30E4">
      <w:pPr>
        <w:ind w:firstLine="0"/>
        <w:jc w:val="left"/>
        <w:rPr>
          <w:b/>
        </w:rPr>
      </w:pPr>
      <w:r>
        <w:rPr>
          <w:b/>
        </w:rPr>
        <w:t xml:space="preserve">GUI </w:t>
      </w:r>
      <w:r w:rsidR="00CB52A9">
        <w:rPr>
          <w:b/>
        </w:rPr>
        <w:t xml:space="preserve">– </w:t>
      </w:r>
      <w:r>
        <w:rPr>
          <w:i/>
        </w:rPr>
        <w:t xml:space="preserve">Graphical User Interface - </w:t>
      </w:r>
      <w:r w:rsidR="00A84FA2">
        <w:t>G</w:t>
      </w:r>
      <w:r>
        <w:t>rafička korisnička sprega</w:t>
      </w:r>
    </w:p>
    <w:p w14:paraId="51BB2A71" w14:textId="77777777" w:rsidR="002B30E4" w:rsidRPr="00AB2DB8" w:rsidRDefault="002B30E4" w:rsidP="002B30E4">
      <w:pPr>
        <w:ind w:firstLine="0"/>
        <w:jc w:val="left"/>
        <w:rPr>
          <w:i/>
        </w:rPr>
      </w:pPr>
      <w:r w:rsidRPr="00AB2DB8">
        <w:rPr>
          <w:b/>
        </w:rPr>
        <w:t>RTE</w:t>
      </w:r>
      <w:r>
        <w:rPr>
          <w:b/>
        </w:rPr>
        <w:t xml:space="preserve"> – </w:t>
      </w:r>
      <w:r w:rsidRPr="00AB2DB8">
        <w:rPr>
          <w:i/>
        </w:rPr>
        <w:t>Runtime Environment</w:t>
      </w:r>
      <w:r>
        <w:rPr>
          <w:i/>
        </w:rPr>
        <w:t xml:space="preserve"> </w:t>
      </w:r>
      <w:r>
        <w:rPr>
          <w:b/>
        </w:rPr>
        <w:t xml:space="preserve">– </w:t>
      </w:r>
      <w:r>
        <w:t>Izvršno okruženje</w:t>
      </w:r>
    </w:p>
    <w:p w14:paraId="14581C93" w14:textId="77777777" w:rsidR="002B30E4" w:rsidRPr="00DB41DE" w:rsidRDefault="002B30E4" w:rsidP="002B30E4">
      <w:pPr>
        <w:ind w:firstLine="0"/>
        <w:jc w:val="left"/>
        <w:rPr>
          <w:b/>
        </w:rPr>
      </w:pPr>
      <w:r w:rsidRPr="00173754">
        <w:rPr>
          <w:b/>
        </w:rPr>
        <w:t>SIT</w:t>
      </w:r>
      <w:r>
        <w:rPr>
          <w:b/>
        </w:rPr>
        <w:t xml:space="preserve"> – </w:t>
      </w:r>
      <w:r w:rsidRPr="00173754">
        <w:rPr>
          <w:i/>
        </w:rPr>
        <w:t>Software Integration Test</w:t>
      </w:r>
      <w:r>
        <w:rPr>
          <w:i/>
        </w:rPr>
        <w:t xml:space="preserve"> </w:t>
      </w:r>
      <w:r>
        <w:rPr>
          <w:b/>
        </w:rPr>
        <w:t xml:space="preserve">– </w:t>
      </w:r>
      <w:r w:rsidRPr="00DB41DE">
        <w:t>Test integracije softvera</w:t>
      </w:r>
    </w:p>
    <w:p w14:paraId="134CFFFB" w14:textId="77777777" w:rsidR="002B30E4" w:rsidRDefault="002B30E4" w:rsidP="002B30E4">
      <w:pPr>
        <w:ind w:firstLine="0"/>
        <w:jc w:val="left"/>
      </w:pPr>
      <w:r>
        <w:rPr>
          <w:b/>
        </w:rPr>
        <w:t xml:space="preserve">SWC </w:t>
      </w:r>
      <w:r w:rsidR="00CB52A9">
        <w:rPr>
          <w:b/>
        </w:rPr>
        <w:t xml:space="preserve">– </w:t>
      </w:r>
      <w:r w:rsidRPr="003C6C11">
        <w:rPr>
          <w:i/>
        </w:rPr>
        <w:t>Software Component</w:t>
      </w:r>
      <w:r>
        <w:t xml:space="preserve"> – Softverska komponenta</w:t>
      </w:r>
    </w:p>
    <w:p w14:paraId="0C050C17" w14:textId="77777777" w:rsidR="002B30E4" w:rsidRPr="00097520" w:rsidRDefault="002B30E4" w:rsidP="002B30E4">
      <w:pPr>
        <w:ind w:firstLine="0"/>
        <w:jc w:val="left"/>
      </w:pPr>
      <w:r>
        <w:rPr>
          <w:b/>
        </w:rPr>
        <w:t xml:space="preserve">W3C </w:t>
      </w:r>
      <w:r w:rsidR="00CB52A9">
        <w:rPr>
          <w:b/>
        </w:rPr>
        <w:t xml:space="preserve">– </w:t>
      </w:r>
      <w:r>
        <w:rPr>
          <w:i/>
        </w:rPr>
        <w:t xml:space="preserve">World Wide Web Consortium – </w:t>
      </w:r>
      <w:r>
        <w:t>Međunarodna organizacija za Internet standarde</w:t>
      </w:r>
    </w:p>
    <w:p w14:paraId="38AD81E8" w14:textId="77777777" w:rsidR="002B30E4" w:rsidRPr="00AB2E32" w:rsidRDefault="002B30E4" w:rsidP="002B30E4">
      <w:pPr>
        <w:ind w:firstLine="0"/>
        <w:jc w:val="left"/>
      </w:pPr>
      <w:r>
        <w:rPr>
          <w:b/>
        </w:rPr>
        <w:t xml:space="preserve">XML </w:t>
      </w:r>
      <w:r w:rsidR="00CB52A9">
        <w:rPr>
          <w:b/>
        </w:rPr>
        <w:t xml:space="preserve">– </w:t>
      </w:r>
      <w:r>
        <w:rPr>
          <w:i/>
        </w:rPr>
        <w:t xml:space="preserve">Extensible Markup Language </w:t>
      </w:r>
      <w:r>
        <w:t>– Jezik za označavanje dokumenata</w:t>
      </w:r>
    </w:p>
    <w:p w14:paraId="735D79EB" w14:textId="77777777" w:rsidR="009B0A56" w:rsidRPr="009B0A56" w:rsidRDefault="009B0A56" w:rsidP="009B0A56">
      <w:pPr>
        <w:ind w:firstLine="0"/>
        <w:rPr>
          <w:b/>
        </w:rPr>
      </w:pPr>
    </w:p>
    <w:p w14:paraId="641B2800" w14:textId="77777777" w:rsidR="009B0A56" w:rsidRDefault="009B0A56" w:rsidP="009B0A56">
      <w:pPr>
        <w:ind w:firstLine="0"/>
      </w:pPr>
    </w:p>
    <w:p w14:paraId="00DA7D1E" w14:textId="77777777" w:rsidR="00517A6A" w:rsidRDefault="00517A6A">
      <w:pPr>
        <w:pStyle w:val="Header"/>
        <w:tabs>
          <w:tab w:val="clear" w:pos="4320"/>
          <w:tab w:val="clear" w:pos="8640"/>
        </w:tabs>
        <w:rPr>
          <w:lang w:val="sl-SI"/>
        </w:rPr>
        <w:sectPr w:rsidR="00517A6A" w:rsidSect="00B74C53">
          <w:headerReference w:type="default" r:id="rId17"/>
          <w:pgSz w:w="11907" w:h="16840" w:code="9"/>
          <w:pgMar w:top="1134" w:right="1418" w:bottom="1134" w:left="1418" w:header="567" w:footer="567" w:gutter="0"/>
          <w:pgNumType w:fmt="upperRoman"/>
          <w:cols w:space="720"/>
        </w:sectPr>
      </w:pPr>
    </w:p>
    <w:p w14:paraId="58FE97B4" w14:textId="77777777" w:rsidR="00517A6A" w:rsidRDefault="00B534BC">
      <w:pPr>
        <w:pStyle w:val="Heading1"/>
      </w:pPr>
      <w:bookmarkStart w:id="46" w:name="_Toc23253377"/>
      <w:r>
        <w:lastRenderedPageBreak/>
        <w:t>Uvod</w:t>
      </w:r>
      <w:bookmarkEnd w:id="46"/>
    </w:p>
    <w:p w14:paraId="3A0EA9E3" w14:textId="77777777" w:rsidR="003D65DA" w:rsidRDefault="003D65DA" w:rsidP="003D65DA"/>
    <w:p w14:paraId="5F983212" w14:textId="77777777" w:rsidR="003D65DA" w:rsidRDefault="003D65DA" w:rsidP="003D65DA"/>
    <w:p w14:paraId="6CC5B6C0" w14:textId="77777777" w:rsidR="003D65DA" w:rsidRDefault="003D65DA" w:rsidP="003D65DA"/>
    <w:p w14:paraId="7800D843" w14:textId="77777777" w:rsidR="000C090F" w:rsidRDefault="00482312" w:rsidP="000C090F">
      <w:pPr>
        <w:ind w:left="153"/>
        <w:rPr>
          <w:ins w:id="47" w:author="sstojanovic" w:date="2019-10-29T14:02:00Z"/>
        </w:rPr>
        <w:sectPr w:rsidR="000C090F" w:rsidSect="00B74C53">
          <w:headerReference w:type="default" r:id="rId18"/>
          <w:footerReference w:type="default" r:id="rId19"/>
          <w:pgSz w:w="11907" w:h="16840" w:code="9"/>
          <w:pgMar w:top="1134" w:right="1418" w:bottom="1134" w:left="1418" w:header="567" w:footer="567" w:gutter="0"/>
          <w:pgNumType w:start="1"/>
          <w:cols w:space="720"/>
        </w:sectPr>
      </w:pPr>
      <w:commentRangeStart w:id="48"/>
      <w:commentRangeStart w:id="49"/>
      <w:proofErr w:type="gramStart"/>
      <w:r>
        <w:t>Od</w:t>
      </w:r>
      <w:proofErr w:type="gramEnd"/>
      <w:r>
        <w:t xml:space="preserve"> nastanka </w:t>
      </w:r>
      <w:r w:rsidR="00104406">
        <w:t xml:space="preserve">prvog automobila </w:t>
      </w:r>
      <w:r>
        <w:t>pa do danas,</w:t>
      </w:r>
      <w:del w:id="50" w:author="sstojanovic" w:date="2019-09-30T13:41:00Z">
        <w:r w:rsidDel="002B30E4">
          <w:delText xml:space="preserve"> česta pojava novih,</w:delText>
        </w:r>
      </w:del>
      <w:r>
        <w:t xml:space="preserve"> </w:t>
      </w:r>
      <w:del w:id="51" w:author="sstojanovic" w:date="2019-09-30T13:40:00Z">
        <w:r w:rsidDel="002B30E4">
          <w:delText xml:space="preserve">kao i optimizacija rešenja postojećih ljudskih potreba transporta uslovljavali su konstantan napredak </w:delText>
        </w:r>
        <w:r w:rsidR="00104406" w:rsidDel="002B30E4">
          <w:delText xml:space="preserve">automobila kao prevoznog sredstva, a samim tim i </w:delText>
        </w:r>
        <w:r w:rsidDel="002B30E4">
          <w:delText>automobilske industrij</w:delText>
        </w:r>
        <w:r w:rsidR="00104406" w:rsidDel="002B30E4">
          <w:delText xml:space="preserve">e. </w:delText>
        </w:r>
      </w:del>
      <w:commentRangeEnd w:id="48"/>
      <w:commentRangeEnd w:id="49"/>
      <w:ins w:id="52" w:author="sstojanovic" w:date="2019-09-30T13:41:00Z">
        <w:r w:rsidR="002B30E4">
          <w:t xml:space="preserve">ljudske potrebe transporta se gotovo neprestano proširuju i postaju sve složenije. Zajedno </w:t>
        </w:r>
        <w:proofErr w:type="gramStart"/>
        <w:r w:rsidR="002B30E4">
          <w:t>sa</w:t>
        </w:r>
        <w:proofErr w:type="gramEnd"/>
        <w:r w:rsidR="002B30E4">
          <w:t xml:space="preserve"> sve boljom optimizacijom postojećih rešenja, te potrebe uslovljavale su konstantan napredak automobila kao prevoznog sredstva, a samim tim i automobilske industrije</w:t>
        </w:r>
      </w:ins>
      <w:del w:id="53" w:author="sstojanovic" w:date="2019-09-30T13:40:00Z">
        <w:r w:rsidR="000B6E02" w:rsidDel="002B30E4">
          <w:rPr>
            <w:rStyle w:val="CommentReference"/>
            <w:lang w:eastAsia="ar-SA"/>
          </w:rPr>
          <w:commentReference w:id="48"/>
        </w:r>
      </w:del>
      <w:r w:rsidR="00A64C0D">
        <w:rPr>
          <w:rStyle w:val="CommentReference"/>
          <w:lang w:eastAsia="ar-SA"/>
        </w:rPr>
        <w:commentReference w:id="49"/>
      </w:r>
      <w:ins w:id="54" w:author="sstojanovic" w:date="2019-09-30T13:41:00Z">
        <w:r w:rsidR="002B30E4">
          <w:t xml:space="preserve">. </w:t>
        </w:r>
      </w:ins>
      <w:r w:rsidR="00104406">
        <w:t>To je dovelo do toga da je današnji</w:t>
      </w:r>
      <w:r>
        <w:t xml:space="preserve"> automobil mnogo složeniji sistem</w:t>
      </w:r>
      <w:r w:rsidR="00104406">
        <w:t xml:space="preserve"> </w:t>
      </w:r>
      <w:proofErr w:type="gramStart"/>
      <w:r w:rsidR="00104406">
        <w:t>od</w:t>
      </w:r>
      <w:proofErr w:type="gramEnd"/>
      <w:r w:rsidR="00104406">
        <w:t xml:space="preserve"> automobila od</w:t>
      </w:r>
      <w:r>
        <w:t xml:space="preserve"> pre samo nekoliko decenija. </w:t>
      </w:r>
      <w:r w:rsidR="00104406">
        <w:t>Konstantna nova otkrića i usavršavanja iz oblasti mehanike, bezbednosti u vožnji, energetske efikasnosti, aerodinamike</w:t>
      </w:r>
      <w:r w:rsidR="001D0329">
        <w:t>,</w:t>
      </w:r>
      <w:r w:rsidR="00104406">
        <w:t xml:space="preserve"> elektronike i dr. omogućavaju proizvodnju sve kvalitetnijih prevoznih sredstava, kao i dodavanje raznih novih komponenti u njihov postojeći sklop.</w:t>
      </w:r>
      <w:r w:rsidR="00B776A8">
        <w:t xml:space="preserve"> Dok je u prošlosti broj elektronskih komponenti u automobilu bio zanemarljivo </w:t>
      </w:r>
      <w:proofErr w:type="gramStart"/>
      <w:r w:rsidR="00B776A8">
        <w:t>mali</w:t>
      </w:r>
      <w:proofErr w:type="gramEnd"/>
      <w:r w:rsidR="00B776A8">
        <w:t xml:space="preserve">, danas gotovo svaka komponenta vozila ima neku elektronsku karakteristiku. Bilo da je reč o senzorima za pomoć pri parkiranju, kamerama za veću vidljivost </w:t>
      </w:r>
      <w:proofErr w:type="gramStart"/>
      <w:r w:rsidR="00B776A8">
        <w:t>sa</w:t>
      </w:r>
      <w:proofErr w:type="gramEnd"/>
      <w:r w:rsidR="00B776A8">
        <w:t xml:space="preserve"> svih strana vozila, ili upozorenju o nevezanom sigurnosnom pojasu, elektronika je sve prisutnija u svakodnevnom korišćenju modernog automobila.</w:t>
      </w:r>
    </w:p>
    <w:p w14:paraId="53756D90" w14:textId="77777777" w:rsidR="00965D6C" w:rsidDel="000C090F" w:rsidRDefault="00965D6C" w:rsidP="00F87187">
      <w:pPr>
        <w:ind w:left="153"/>
        <w:rPr>
          <w:del w:id="55" w:author="sstojanovic" w:date="2019-10-29T14:02:00Z"/>
        </w:rPr>
      </w:pPr>
    </w:p>
    <w:p w14:paraId="5AF90474" w14:textId="77777777" w:rsidR="00A02D4D" w:rsidRDefault="00B776A8" w:rsidP="000C090F">
      <w:pPr>
        <w:ind w:left="153"/>
        <w:sectPr w:rsidR="00A02D4D" w:rsidSect="000C090F">
          <w:type w:val="continuous"/>
          <w:pgSz w:w="11907" w:h="16840" w:code="9"/>
          <w:pgMar w:top="1134" w:right="1418" w:bottom="1134" w:left="1418" w:header="567" w:footer="567" w:gutter="0"/>
          <w:pgNumType w:start="1"/>
          <w:cols w:space="720"/>
        </w:sectPr>
      </w:pPr>
      <w:r>
        <w:t xml:space="preserve">Jedan </w:t>
      </w:r>
      <w:proofErr w:type="gramStart"/>
      <w:r>
        <w:t>od</w:t>
      </w:r>
      <w:proofErr w:type="gramEnd"/>
      <w:r>
        <w:t xml:space="preserve"> najbitnijih pojmova u automobilskoj industriji jeste elektronska upravljačka jedinica (</w:t>
      </w:r>
      <w:commentRangeStart w:id="56"/>
      <w:commentRangeStart w:id="57"/>
      <w:del w:id="58" w:author="sstojanovic" w:date="2019-10-18T12:24:00Z">
        <w:r w:rsidDel="003D2E44">
          <w:delText>ECU</w:delText>
        </w:r>
        <w:commentRangeEnd w:id="56"/>
        <w:r w:rsidR="00601DA3" w:rsidDel="003D2E44">
          <w:rPr>
            <w:rStyle w:val="CommentReference"/>
            <w:lang w:eastAsia="ar-SA"/>
          </w:rPr>
          <w:commentReference w:id="56"/>
        </w:r>
      </w:del>
      <w:ins w:id="59" w:author="sstojanovic" w:date="2019-10-18T12:24:00Z">
        <w:r w:rsidR="003D2E44">
          <w:t xml:space="preserve">eng. </w:t>
        </w:r>
        <w:r w:rsidR="003D2E44">
          <w:rPr>
            <w:i/>
          </w:rPr>
          <w:t xml:space="preserve">Electronic </w:t>
        </w:r>
      </w:ins>
      <w:ins w:id="60" w:author="sstojanovic" w:date="2019-10-18T12:25:00Z">
        <w:r w:rsidR="003D2E44">
          <w:rPr>
            <w:i/>
          </w:rPr>
          <w:t>Control Unit - ECU</w:t>
        </w:r>
      </w:ins>
      <w:commentRangeEnd w:id="57"/>
      <w:ins w:id="61" w:author="sstojanovic" w:date="2019-12-17T10:04:00Z">
        <w:r w:rsidR="005D3FD3">
          <w:rPr>
            <w:rStyle w:val="CommentReference"/>
            <w:lang w:eastAsia="ar-SA"/>
          </w:rPr>
          <w:commentReference w:id="57"/>
        </w:r>
      </w:ins>
      <w:r>
        <w:t xml:space="preserve">), koja upravlja </w:t>
      </w:r>
      <w:r w:rsidR="00965D6C">
        <w:t>ponašanjem jednog</w:t>
      </w:r>
      <w:r>
        <w:t xml:space="preserve"> </w:t>
      </w:r>
      <w:r w:rsidR="00965D6C">
        <w:t xml:space="preserve">ili više elektronskih sistema unutar automobila. Proces razvoja i </w:t>
      </w:r>
      <w:r w:rsidR="001C25A4">
        <w:t xml:space="preserve">testiranja </w:t>
      </w:r>
      <w:r w:rsidR="00965D6C">
        <w:t xml:space="preserve">integracije </w:t>
      </w:r>
      <w:commentRangeStart w:id="62"/>
      <w:del w:id="63" w:author="sstojanovic" w:date="2019-10-18T12:23:00Z">
        <w:r w:rsidR="00965D6C" w:rsidDel="003D2E44">
          <w:delText xml:space="preserve">ECU </w:delText>
        </w:r>
      </w:del>
      <w:commentRangeEnd w:id="62"/>
      <w:ins w:id="64" w:author="sstojanovic" w:date="2019-10-18T12:23:00Z">
        <w:r w:rsidR="003D2E44">
          <w:t xml:space="preserve">elektronskih upravljačkih </w:t>
        </w:r>
      </w:ins>
      <w:r w:rsidR="00601DA3">
        <w:rPr>
          <w:rStyle w:val="CommentReference"/>
          <w:lang w:eastAsia="ar-SA"/>
        </w:rPr>
        <w:commentReference w:id="62"/>
      </w:r>
      <w:r w:rsidR="00965D6C">
        <w:t xml:space="preserve">jedinica i njihovih softverskih komponenti u sistem vozila je </w:t>
      </w:r>
      <w:proofErr w:type="gramStart"/>
      <w:r w:rsidR="00965D6C">
        <w:t>od</w:t>
      </w:r>
      <w:proofErr w:type="gramEnd"/>
      <w:r w:rsidR="00965D6C">
        <w:t xml:space="preserve"> posebnog značaja za temu ovog rada, i on će detaljnije biti opisan u drugom poglavlju. U trećem poglavlju dat je opis ideje</w:t>
      </w:r>
      <w:r w:rsidR="001D0329">
        <w:t xml:space="preserve"> i koncept funkcionisanja rešenja zadatog problema</w:t>
      </w:r>
      <w:r w:rsidR="00965D6C">
        <w:t>. Četvrto poglavlje se bavi strukturom samog programskog koda rešenja, dok su poslednja dva poglavlja posvećena rezimiranju gotove aplikacije i ostvarenih mogućnosti koje ona nudi.</w:t>
      </w:r>
    </w:p>
    <w:p w14:paraId="1E2CB97F" w14:textId="77777777" w:rsidR="00A02D4D" w:rsidRDefault="00B534BC" w:rsidP="00A02D4D">
      <w:pPr>
        <w:pStyle w:val="Heading1"/>
      </w:pPr>
      <w:bookmarkStart w:id="65" w:name="_Toc23253378"/>
      <w:r>
        <w:lastRenderedPageBreak/>
        <w:t>Teorijske osnove</w:t>
      </w:r>
      <w:bookmarkEnd w:id="65"/>
    </w:p>
    <w:p w14:paraId="34D5116F" w14:textId="77777777" w:rsidR="00F44C2F" w:rsidRDefault="00F44C2F" w:rsidP="00F44C2F"/>
    <w:p w14:paraId="6D0A900F" w14:textId="77777777" w:rsidR="00F44C2F" w:rsidRPr="00F44C2F" w:rsidRDefault="00F44C2F" w:rsidP="00F44C2F"/>
    <w:p w14:paraId="49458D41" w14:textId="77777777" w:rsidR="00CD732D" w:rsidRDefault="00CD732D" w:rsidP="007A21E0">
      <w:pPr>
        <w:ind w:firstLine="0"/>
      </w:pPr>
    </w:p>
    <w:p w14:paraId="0C48CF8F" w14:textId="77777777" w:rsidR="00CD732D" w:rsidRDefault="00F44C2F" w:rsidP="00F44C2F">
      <w:pPr>
        <w:pStyle w:val="Heading2"/>
      </w:pPr>
      <w:bookmarkStart w:id="66" w:name="_Toc23253379"/>
      <w:commentRangeStart w:id="67"/>
      <w:commentRangeStart w:id="68"/>
      <w:r>
        <w:t>AUTOSAR standard</w:t>
      </w:r>
      <w:commentRangeEnd w:id="67"/>
      <w:r w:rsidR="000B6E02">
        <w:rPr>
          <w:rStyle w:val="CommentReference"/>
          <w:rFonts w:ascii="Times New Roman" w:hAnsi="Times New Roman"/>
          <w:b w:val="0"/>
          <w:lang w:eastAsia="ar-SA"/>
        </w:rPr>
        <w:commentReference w:id="67"/>
      </w:r>
      <w:bookmarkEnd w:id="66"/>
      <w:commentRangeEnd w:id="68"/>
      <w:r w:rsidR="00A64C0D">
        <w:rPr>
          <w:rStyle w:val="CommentReference"/>
          <w:rFonts w:ascii="Times New Roman" w:hAnsi="Times New Roman"/>
          <w:b w:val="0"/>
          <w:lang w:eastAsia="ar-SA"/>
        </w:rPr>
        <w:commentReference w:id="68"/>
      </w:r>
    </w:p>
    <w:p w14:paraId="604F455D" w14:textId="77777777" w:rsidR="00F44C2F" w:rsidRDefault="00F44C2F" w:rsidP="00F44C2F"/>
    <w:p w14:paraId="5C24E543" w14:textId="4DE35BE0" w:rsidR="00F44C2F" w:rsidDel="009A2BB9" w:rsidRDefault="00F44C2F" w:rsidP="00F87187">
      <w:pPr>
        <w:rPr>
          <w:del w:id="69" w:author="sstojanovic" w:date="2019-10-21T12:06:00Z"/>
        </w:rPr>
      </w:pPr>
      <w:r>
        <w:t>Najbolja rešenja problem</w:t>
      </w:r>
      <w:r w:rsidR="00C9314D">
        <w:t>a</w:t>
      </w:r>
      <w:r>
        <w:t xml:space="preserve"> kontrole razvoja i ponašanja raznih aplikacija unutar </w:t>
      </w:r>
      <w:r w:rsidR="00C9314D">
        <w:t>automobila</w:t>
      </w:r>
      <w:r>
        <w:t xml:space="preserve"> ponudi</w:t>
      </w:r>
      <w:r w:rsidR="000642B2">
        <w:t>o</w:t>
      </w:r>
      <w:r w:rsidR="00C9314D">
        <w:t xml:space="preserve"> je AUTOSAR</w:t>
      </w:r>
      <w:r w:rsidR="000642B2">
        <w:t xml:space="preserve"> – otvoreni standard za softversku arhitekturu automobilske industrije. Osnovan</w:t>
      </w:r>
      <w:r w:rsidR="00C9314D">
        <w:t xml:space="preserve"> 2003. Godine, AUTOSAR jeste skup proizvođača </w:t>
      </w:r>
      <w:r w:rsidR="000642B2">
        <w:t>automobila i njihovih komponenti</w:t>
      </w:r>
      <w:ins w:id="70" w:author="sstojanovic" w:date="2019-09-30T14:20:00Z">
        <w:r w:rsidR="004554C8">
          <w:t xml:space="preserve"> (</w:t>
        </w:r>
        <w:r w:rsidR="00FA53E4">
          <w:fldChar w:fldCharType="begin"/>
        </w:r>
        <w:r w:rsidR="004554C8">
          <w:instrText xml:space="preserve"> REF _Ref20745665 \h </w:instrText>
        </w:r>
      </w:ins>
      <w:r w:rsidR="00FA53E4">
        <w:fldChar w:fldCharType="separate"/>
      </w:r>
      <w:ins w:id="71" w:author="sstojanovic" w:date="2019-09-30T14:20:00Z">
        <w:r w:rsidR="004554C8">
          <w:t xml:space="preserve">Slika </w:t>
        </w:r>
        <w:r w:rsidR="004554C8">
          <w:rPr>
            <w:noProof/>
          </w:rPr>
          <w:t>2</w:t>
        </w:r>
        <w:r w:rsidR="004554C8">
          <w:t>.</w:t>
        </w:r>
        <w:r w:rsidR="004554C8">
          <w:rPr>
            <w:noProof/>
          </w:rPr>
          <w:t>2</w:t>
        </w:r>
        <w:r w:rsidR="00FA53E4">
          <w:fldChar w:fldCharType="end"/>
        </w:r>
        <w:r w:rsidR="004554C8">
          <w:t>)</w:t>
        </w:r>
      </w:ins>
      <w:r w:rsidR="000642B2">
        <w:t>,</w:t>
      </w:r>
      <w:r w:rsidR="00C9314D">
        <w:t xml:space="preserve"> koji zajednički</w:t>
      </w:r>
      <w:r w:rsidR="000642B2">
        <w:t xml:space="preserve"> rade </w:t>
      </w:r>
      <w:proofErr w:type="gramStart"/>
      <w:r w:rsidR="000642B2">
        <w:t>na</w:t>
      </w:r>
      <w:proofErr w:type="gramEnd"/>
      <w:r w:rsidR="000642B2">
        <w:t xml:space="preserve"> standardizovanju razvoja elektronskih komponenti </w:t>
      </w:r>
      <w:r w:rsidR="00860B18">
        <w:t>i</w:t>
      </w:r>
      <w:r w:rsidR="000642B2">
        <w:t xml:space="preserve"> aplikacija korišćenih unutar automobila. </w:t>
      </w:r>
      <w:r w:rsidR="006B2CDA">
        <w:t>P</w:t>
      </w:r>
      <w:r w:rsidR="00822268">
        <w:t>ostignuta je apstrakcija hardvera i</w:t>
      </w:r>
      <w:del w:id="72" w:author="sstojanovic" w:date="2019-09-30T13:52:00Z">
        <w:r w:rsidR="00822268" w:rsidDel="00A84FA2">
          <w:delText xml:space="preserve"> </w:delText>
        </w:r>
      </w:del>
      <w:r w:rsidR="00822268">
        <w:t xml:space="preserve"> softvera</w:t>
      </w:r>
      <w:r w:rsidR="005A1F62">
        <w:t xml:space="preserve"> potrebnih za njihov razvoj i implementaciju</w:t>
      </w:r>
      <w:ins w:id="73" w:author="sstojanovic" w:date="2019-09-30T14:03:00Z">
        <w:r w:rsidR="00505285">
          <w:t xml:space="preserve"> </w:t>
        </w:r>
      </w:ins>
      <w:ins w:id="74" w:author="sstojanovic" w:date="2019-09-30T14:04:00Z">
        <w:r w:rsidR="00505285">
          <w:t>(</w:t>
        </w:r>
        <w:r w:rsidR="00FA53E4">
          <w:fldChar w:fldCharType="begin"/>
        </w:r>
        <w:r w:rsidR="00505285">
          <w:instrText xml:space="preserve"> REF _Ref20744430 \h </w:instrText>
        </w:r>
      </w:ins>
      <w:r w:rsidR="00FA53E4">
        <w:fldChar w:fldCharType="separate"/>
      </w:r>
      <w:ins w:id="75" w:author="sstojanovic" w:date="2019-09-30T14:04:00Z">
        <w:r w:rsidR="00505285">
          <w:t xml:space="preserve">Slika </w:t>
        </w:r>
        <w:r w:rsidR="00505285">
          <w:rPr>
            <w:noProof/>
          </w:rPr>
          <w:t>2</w:t>
        </w:r>
        <w:r w:rsidR="00505285">
          <w:t>.</w:t>
        </w:r>
        <w:r w:rsidR="00505285">
          <w:rPr>
            <w:noProof/>
          </w:rPr>
          <w:t>1</w:t>
        </w:r>
        <w:r w:rsidR="00FA53E4">
          <w:fldChar w:fldCharType="end"/>
        </w:r>
        <w:r w:rsidR="00505285">
          <w:t>)</w:t>
        </w:r>
      </w:ins>
      <w:ins w:id="76" w:author="sstojanovic" w:date="2019-09-30T14:03:00Z">
        <w:r w:rsidR="00505285">
          <w:t>.</w:t>
        </w:r>
      </w:ins>
      <w:del w:id="77" w:author="sstojanovic" w:date="2019-09-30T14:03:00Z">
        <w:r w:rsidR="00822268" w:rsidDel="00505285">
          <w:delText xml:space="preserve">, </w:delText>
        </w:r>
        <w:r w:rsidR="005A1F62" w:rsidDel="00505285">
          <w:delText>č</w:delText>
        </w:r>
      </w:del>
      <w:del w:id="78" w:author="sstojanovic" w:date="2019-09-30T14:04:00Z">
        <w:r w:rsidR="005A1F62" w:rsidDel="00505285">
          <w:delText>ija je u</w:delText>
        </w:r>
      </w:del>
      <w:ins w:id="79" w:author="sstojanovic" w:date="2019-09-30T14:04:00Z">
        <w:r w:rsidR="00505285">
          <w:t>U</w:t>
        </w:r>
      </w:ins>
      <w:r w:rsidR="005A1F62">
        <w:t>ska povezanost</w:t>
      </w:r>
      <w:ins w:id="80" w:author="sstojanovic" w:date="2019-09-30T14:04:00Z">
        <w:r w:rsidR="00505285">
          <w:t xml:space="preserve"> hardvera i softvera je</w:t>
        </w:r>
      </w:ins>
      <w:r w:rsidR="005A1F62">
        <w:t xml:space="preserve"> u prošlosti otežavala</w:t>
      </w:r>
      <w:r w:rsidR="00822268">
        <w:t xml:space="preserve"> implementaciju novih </w:t>
      </w:r>
      <w:r w:rsidR="005A1F62">
        <w:t xml:space="preserve">i ažuriranje postojećih </w:t>
      </w:r>
      <w:r w:rsidR="00822268">
        <w:t xml:space="preserve">funkcionalnosti. Još jedan pozitivan rezultat AUTOSAR standarda jeste modularnost komponenti </w:t>
      </w:r>
      <w:r w:rsidR="00860B18">
        <w:t>i</w:t>
      </w:r>
      <w:r w:rsidR="00822268">
        <w:t xml:space="preserve"> mogućnost njihovog ponovnog korišćenja u budućim projektima. Jedan </w:t>
      </w:r>
      <w:proofErr w:type="gramStart"/>
      <w:r w:rsidR="00822268">
        <w:t>od</w:t>
      </w:r>
      <w:proofErr w:type="gramEnd"/>
      <w:r w:rsidR="00822268">
        <w:t xml:space="preserve"> slogan</w:t>
      </w:r>
      <w:r w:rsidR="00E5375A">
        <w:t>a</w:t>
      </w:r>
      <w:r w:rsidR="00822268">
        <w:t xml:space="preserve"> AUTOSAR-a je </w:t>
      </w:r>
      <w:r w:rsidR="005A1F62">
        <w:t>„</w:t>
      </w:r>
      <w:r w:rsidR="00822268">
        <w:t>Saradnja na standardima – konkurencija u implementaciji”.</w:t>
      </w:r>
    </w:p>
    <w:p w14:paraId="0E7C2B70" w14:textId="77777777" w:rsidR="00822268" w:rsidRDefault="00822268" w:rsidP="009A2BB9"/>
    <w:p w14:paraId="4C9B10F9" w14:textId="77777777" w:rsidR="00A8380B" w:rsidRDefault="00E5375A" w:rsidP="00A8380B">
      <w:pPr>
        <w:keepNext/>
      </w:pPr>
      <w:r>
        <w:pict w14:anchorId="528B9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27.5pt">
            <v:imagedata r:id="rId20" o:title="autosar"/>
          </v:shape>
        </w:pict>
      </w:r>
    </w:p>
    <w:p w14:paraId="73E6FD84" w14:textId="77777777" w:rsidR="00822268" w:rsidRPr="00822268" w:rsidRDefault="00A8380B" w:rsidP="006D670B">
      <w:pPr>
        <w:pStyle w:val="Caption"/>
        <w:ind w:left="1440" w:firstLine="720"/>
        <w:jc w:val="both"/>
      </w:pPr>
      <w:bookmarkStart w:id="81" w:name="_Ref20744430"/>
      <w:bookmarkStart w:id="82" w:name="_Toc23253364"/>
      <w:r>
        <w:t xml:space="preserve">Slika </w:t>
      </w:r>
      <w:ins w:id="83" w:author="sstojanovic" w:date="2019-10-25T15:07:00Z">
        <w:r w:rsidR="00FA53E4">
          <w:fldChar w:fldCharType="begin"/>
        </w:r>
        <w:r w:rsidR="00D33632">
          <w:instrText xml:space="preserve"> STYLEREF 1 \s </w:instrText>
        </w:r>
      </w:ins>
      <w:r w:rsidR="00FA53E4">
        <w:fldChar w:fldCharType="separate"/>
      </w:r>
      <w:r w:rsidR="00D33632">
        <w:rPr>
          <w:noProof/>
        </w:rPr>
        <w:t>2</w:t>
      </w:r>
      <w:ins w:id="84" w:author="sstojanovic" w:date="2019-10-25T15:07:00Z">
        <w:r w:rsidR="00FA53E4">
          <w:fldChar w:fldCharType="end"/>
        </w:r>
        <w:r w:rsidR="00D33632">
          <w:t>.</w:t>
        </w:r>
        <w:r w:rsidR="00FA53E4">
          <w:fldChar w:fldCharType="begin"/>
        </w:r>
        <w:r w:rsidR="00D33632">
          <w:instrText xml:space="preserve"> SEQ Slika \* ARABIC \s 1 </w:instrText>
        </w:r>
      </w:ins>
      <w:r w:rsidR="00FA53E4">
        <w:fldChar w:fldCharType="separate"/>
      </w:r>
      <w:ins w:id="85" w:author="sstojanovic" w:date="2019-10-25T15:07:00Z">
        <w:r w:rsidR="00D33632">
          <w:rPr>
            <w:noProof/>
          </w:rPr>
          <w:t>1</w:t>
        </w:r>
        <w:r w:rsidR="00FA53E4">
          <w:fldChar w:fldCharType="end"/>
        </w:r>
      </w:ins>
      <w:del w:id="86" w:author="sstojanovic" w:date="2019-10-01T12:16:00Z">
        <w:r w:rsidR="00FA53E4" w:rsidDel="00BA32D2">
          <w:fldChar w:fldCharType="begin"/>
        </w:r>
        <w:r w:rsidR="001D5523" w:rsidDel="00BA32D2">
          <w:delInstrText xml:space="preserve"> STYLEREF 1 \s </w:delInstrText>
        </w:r>
        <w:r w:rsidR="00FA53E4" w:rsidDel="00BA32D2">
          <w:fldChar w:fldCharType="separate"/>
        </w:r>
        <w:r w:rsidR="001D5523" w:rsidDel="00BA32D2">
          <w:rPr>
            <w:noProof/>
          </w:rPr>
          <w:delText>2</w:delText>
        </w:r>
        <w:r w:rsidR="00FA53E4" w:rsidDel="00BA32D2">
          <w:fldChar w:fldCharType="end"/>
        </w:r>
        <w:r w:rsidR="001D5523" w:rsidDel="00BA32D2">
          <w:delText>.</w:delText>
        </w:r>
        <w:r w:rsidR="00FA53E4" w:rsidDel="00BA32D2">
          <w:fldChar w:fldCharType="begin"/>
        </w:r>
        <w:r w:rsidR="001D5523" w:rsidDel="00BA32D2">
          <w:delInstrText xml:space="preserve"> SEQ Slika \* ARABIC \s 1 </w:delInstrText>
        </w:r>
        <w:r w:rsidR="00FA53E4" w:rsidDel="00BA32D2">
          <w:fldChar w:fldCharType="separate"/>
        </w:r>
        <w:r w:rsidR="001D5523" w:rsidDel="00BA32D2">
          <w:rPr>
            <w:noProof/>
          </w:rPr>
          <w:delText>1</w:delText>
        </w:r>
        <w:r w:rsidR="00FA53E4" w:rsidDel="00BA32D2">
          <w:fldChar w:fldCharType="end"/>
        </w:r>
      </w:del>
      <w:bookmarkEnd w:id="81"/>
      <w:del w:id="87" w:author="sstojanovic" w:date="2019-09-30T13:58:00Z">
        <w:r w:rsidR="00FA53E4" w:rsidDel="003410F7">
          <w:fldChar w:fldCharType="begin"/>
        </w:r>
        <w:r w:rsidDel="003410F7">
          <w:delInstrText xml:space="preserve"> STYLEREF 1 \s </w:delInstrText>
        </w:r>
        <w:r w:rsidR="00FA53E4" w:rsidDel="003410F7">
          <w:fldChar w:fldCharType="separate"/>
        </w:r>
        <w:r w:rsidR="00D81364" w:rsidDel="003410F7">
          <w:rPr>
            <w:noProof/>
          </w:rPr>
          <w:delText>2</w:delText>
        </w:r>
        <w:r w:rsidR="00FA53E4" w:rsidDel="003410F7">
          <w:fldChar w:fldCharType="end"/>
        </w:r>
        <w:r w:rsidDel="003410F7">
          <w:delText>.</w:delText>
        </w:r>
        <w:r w:rsidR="00FA53E4" w:rsidDel="003410F7">
          <w:fldChar w:fldCharType="begin"/>
        </w:r>
        <w:r w:rsidDel="003410F7">
          <w:delInstrText xml:space="preserve"> SEQ Slika \* ARABIC \s 1 </w:delInstrText>
        </w:r>
        <w:r w:rsidR="00FA53E4" w:rsidDel="003410F7">
          <w:fldChar w:fldCharType="separate"/>
        </w:r>
        <w:r w:rsidR="00D81364" w:rsidDel="003410F7">
          <w:rPr>
            <w:noProof/>
          </w:rPr>
          <w:delText>1</w:delText>
        </w:r>
        <w:r w:rsidR="00FA53E4" w:rsidDel="003410F7">
          <w:fldChar w:fldCharType="end"/>
        </w:r>
      </w:del>
      <w:r>
        <w:t xml:space="preserve"> </w:t>
      </w:r>
      <w:r w:rsidR="006D670B">
        <w:t xml:space="preserve">Jedan </w:t>
      </w:r>
      <w:proofErr w:type="gramStart"/>
      <w:r w:rsidR="006D670B">
        <w:t>od</w:t>
      </w:r>
      <w:proofErr w:type="gramEnd"/>
      <w:r w:rsidR="006D670B">
        <w:t xml:space="preserve"> ciljeva </w:t>
      </w:r>
      <w:r>
        <w:t>AUTOSAR standard</w:t>
      </w:r>
      <w:r w:rsidR="006D670B">
        <w:t>a</w:t>
      </w:r>
      <w:bookmarkEnd w:id="82"/>
    </w:p>
    <w:p w14:paraId="7F98A1B7" w14:textId="77777777" w:rsidR="009D16E8" w:rsidRDefault="000C090F">
      <w:pPr>
        <w:ind w:firstLine="0"/>
        <w:rPr>
          <w:del w:id="88" w:author="sstojanovic" w:date="2019-09-30T13:59:00Z"/>
        </w:rPr>
      </w:pPr>
      <w:ins w:id="89" w:author="sstojanovic" w:date="2019-10-29T14:02:00Z">
        <w:r>
          <w:lastRenderedPageBreak/>
          <w:tab/>
        </w:r>
      </w:ins>
    </w:p>
    <w:p w14:paraId="1D80F7EC" w14:textId="77777777" w:rsidR="000C090F" w:rsidRDefault="00381878" w:rsidP="000C090F">
      <w:pPr>
        <w:ind w:firstLine="0"/>
        <w:rPr>
          <w:ins w:id="90" w:author="sstojanovic" w:date="2019-10-29T14:02:00Z"/>
        </w:rPr>
        <w:sectPr w:rsidR="000C090F" w:rsidSect="00B74C53">
          <w:headerReference w:type="default" r:id="rId21"/>
          <w:pgSz w:w="11907" w:h="16840" w:code="9"/>
          <w:pgMar w:top="1134" w:right="1418" w:bottom="1134" w:left="1418" w:header="567" w:footer="567" w:gutter="0"/>
          <w:cols w:space="720"/>
        </w:sectPr>
      </w:pPr>
      <w:ins w:id="91" w:author="sstojanovic" w:date="2019-09-30T13:59:00Z">
        <w:r>
          <w:rPr>
            <w:noProof/>
          </w:rPr>
          <w:pict w14:anchorId="515AAB99">
            <v:shapetype id="_x0000_t202" coordsize="21600,21600" o:spt="202" path="m,l,21600r21600,l21600,xe">
              <v:stroke joinstyle="miter"/>
              <v:path gradientshapeok="t" o:connecttype="rect"/>
            </v:shapetype>
            <v:shape id="_x0000_s1055" type="#_x0000_t202" style="position:absolute;left:0;text-align:left;margin-left:-.05pt;margin-top:263.8pt;width:453.55pt;height:32.7pt;z-index:5" stroked="f">
              <v:textbox style="mso-next-textbox:#_x0000_s1055;mso-fit-shape-to-text:t" inset="0,0,0,0">
                <w:txbxContent>
                  <w:p w14:paraId="6E0B48D9" w14:textId="77777777" w:rsidR="005D3FD3" w:rsidRDefault="005D3FD3">
                    <w:pPr>
                      <w:pStyle w:val="Caption"/>
                      <w:rPr>
                        <w:noProof/>
                      </w:rPr>
                      <w:pPrChange w:id="92" w:author="sstojanovic" w:date="2019-09-30T13:59:00Z">
                        <w:pPr/>
                      </w:pPrChange>
                    </w:pPr>
                    <w:bookmarkStart w:id="93" w:name="_Ref20745665"/>
                    <w:bookmarkStart w:id="94" w:name="_Toc20744638"/>
                    <w:bookmarkStart w:id="95" w:name="_Toc20824951"/>
                    <w:bookmarkStart w:id="96" w:name="_Toc20824965"/>
                    <w:bookmarkStart w:id="97" w:name="_Toc23253365"/>
                    <w:ins w:id="98" w:author="sstojanovic" w:date="2019-09-30T13:59:00Z">
                      <w:r>
                        <w:t xml:space="preserve">Slika </w:t>
                      </w:r>
                    </w:ins>
                    <w:ins w:id="99" w:author="sstojanovic" w:date="2019-10-25T15:07:00Z">
                      <w:r>
                        <w:fldChar w:fldCharType="begin"/>
                      </w:r>
                      <w:r>
                        <w:instrText xml:space="preserve"> STYLEREF 1 \s </w:instrText>
                      </w:r>
                    </w:ins>
                    <w:r>
                      <w:fldChar w:fldCharType="separate"/>
                    </w:r>
                    <w:r>
                      <w:rPr>
                        <w:noProof/>
                      </w:rPr>
                      <w:t>2</w:t>
                    </w:r>
                    <w:ins w:id="100" w:author="sstojanovic" w:date="2019-10-25T15:07:00Z">
                      <w:r>
                        <w:fldChar w:fldCharType="end"/>
                      </w:r>
                      <w:r>
                        <w:t>.</w:t>
                      </w:r>
                      <w:r>
                        <w:fldChar w:fldCharType="begin"/>
                      </w:r>
                      <w:r>
                        <w:instrText xml:space="preserve"> SEQ Slika \* ARABIC \s 1 </w:instrText>
                      </w:r>
                    </w:ins>
                    <w:r>
                      <w:fldChar w:fldCharType="separate"/>
                    </w:r>
                    <w:ins w:id="101" w:author="sstojanovic" w:date="2019-10-25T15:07:00Z">
                      <w:r>
                        <w:rPr>
                          <w:noProof/>
                        </w:rPr>
                        <w:t>2</w:t>
                      </w:r>
                      <w:r>
                        <w:fldChar w:fldCharType="end"/>
                      </w:r>
                    </w:ins>
                    <w:del w:id="102" w:author="sstojanovic" w:date="2019-10-01T12:16:00Z">
                      <w:r w:rsidDel="00BA32D2">
                        <w:fldChar w:fldCharType="begin"/>
                      </w:r>
                      <w:r w:rsidDel="00BA32D2">
                        <w:delInstrText xml:space="preserve"> STYLEREF 1 \s </w:delInstrText>
                      </w:r>
                      <w:r w:rsidDel="00BA32D2">
                        <w:fldChar w:fldCharType="separate"/>
                      </w:r>
                      <w:r w:rsidDel="00BA32D2">
                        <w:rPr>
                          <w:noProof/>
                        </w:rPr>
                        <w:delText>2</w:delText>
                      </w:r>
                      <w:r w:rsidDel="00BA32D2">
                        <w:fldChar w:fldCharType="end"/>
                      </w:r>
                      <w:r w:rsidDel="00BA32D2">
                        <w:delText>.</w:delText>
                      </w:r>
                      <w:r w:rsidDel="00BA32D2">
                        <w:fldChar w:fldCharType="begin"/>
                      </w:r>
                      <w:r w:rsidDel="00BA32D2">
                        <w:delInstrText xml:space="preserve"> SEQ Slika \* ARABIC \s 1 </w:delInstrText>
                      </w:r>
                      <w:r w:rsidDel="00BA32D2">
                        <w:fldChar w:fldCharType="separate"/>
                      </w:r>
                      <w:r w:rsidDel="00BA32D2">
                        <w:rPr>
                          <w:noProof/>
                        </w:rPr>
                        <w:delText>2</w:delText>
                      </w:r>
                      <w:r w:rsidDel="00BA32D2">
                        <w:fldChar w:fldCharType="end"/>
                      </w:r>
                    </w:del>
                    <w:bookmarkEnd w:id="93"/>
                    <w:ins w:id="103" w:author="sstojanovic" w:date="2019-09-30T13:59:00Z">
                      <w:r>
                        <w:t xml:space="preserve"> AUTOSAR grupa</w:t>
                      </w:r>
                    </w:ins>
                    <w:bookmarkEnd w:id="94"/>
                    <w:bookmarkEnd w:id="95"/>
                    <w:bookmarkEnd w:id="96"/>
                    <w:bookmarkEnd w:id="97"/>
                  </w:p>
                </w:txbxContent>
              </v:textbox>
              <w10:wrap type="square"/>
            </v:shape>
          </w:pict>
        </w:r>
      </w:ins>
      <w:ins w:id="104" w:author="sstojanovic" w:date="2019-09-30T13:57:00Z">
        <w:r>
          <w:rPr>
            <w:noProof/>
          </w:rPr>
          <w:pict w14:anchorId="1E75FD94">
            <v:shape id="_x0000_s1054" type="#_x0000_t75" style="position:absolute;left:0;text-align:left;margin-left:0;margin-top:0;width:453.55pt;height:280pt;z-index:4;mso-position-horizontal:center;mso-position-horizontal-relative:margin;mso-position-vertical:top;mso-position-vertical-relative:margin">
              <v:imagedata r:id="rId22" o:title="autosar grupa"/>
              <w10:wrap type="square" anchorx="margin" anchory="margin"/>
            </v:shape>
          </w:pict>
        </w:r>
      </w:ins>
      <w:ins w:id="105" w:author="sstojanovic" w:date="2019-09-30T14:05:00Z">
        <w:r w:rsidR="00151569">
          <w:t xml:space="preserve">Standardizacija sprega između aplikacija i osnovnog softvera omogućava apstrakciju aplikacije </w:t>
        </w:r>
        <w:proofErr w:type="gramStart"/>
        <w:r w:rsidR="00151569">
          <w:t>od</w:t>
        </w:r>
        <w:proofErr w:type="gramEnd"/>
        <w:r w:rsidR="00151569">
          <w:t xml:space="preserve"> softvera i jednostavniju integraciju funkcionalnih modula. To se postiže postojanjem konfigurabilnog posredničkog </w:t>
        </w:r>
        <w:proofErr w:type="gramStart"/>
        <w:r w:rsidR="00151569">
          <w:t xml:space="preserve">softvera </w:t>
        </w:r>
      </w:ins>
      <w:ins w:id="106" w:author="sstojanovic" w:date="2019-09-30T14:15:00Z">
        <w:r w:rsidR="00A605A7">
          <w:t xml:space="preserve"> </w:t>
        </w:r>
      </w:ins>
      <w:ins w:id="107" w:author="sstojanovic" w:date="2019-09-30T14:05:00Z">
        <w:r w:rsidR="00151569">
          <w:t>(</w:t>
        </w:r>
        <w:proofErr w:type="gramEnd"/>
        <w:r w:rsidR="00151569">
          <w:t xml:space="preserve">eng. </w:t>
        </w:r>
        <w:r w:rsidR="00151569" w:rsidRPr="00383F66">
          <w:rPr>
            <w:i/>
          </w:rPr>
          <w:t>middleware</w:t>
        </w:r>
        <w:r w:rsidR="00151569">
          <w:t xml:space="preserve">). Njegov naziv je RTE (eng. </w:t>
        </w:r>
        <w:r w:rsidR="00151569" w:rsidRPr="00383F66">
          <w:rPr>
            <w:i/>
          </w:rPr>
          <w:t>Runtime Environment</w:t>
        </w:r>
        <w:r w:rsidR="00151569">
          <w:t xml:space="preserve">), i on je zadužen za komunikaciju između osnovnog softvera i aplikativnog sloja. Ova tri sloja čine arhitekturu koja je jedna </w:t>
        </w:r>
        <w:proofErr w:type="gramStart"/>
        <w:r w:rsidR="00151569">
          <w:t>od</w:t>
        </w:r>
        <w:proofErr w:type="gramEnd"/>
        <w:r w:rsidR="00151569">
          <w:t xml:space="preserve"> osnovnih karakteristika AUTOSAR standarda, i ona predstavlja </w:t>
        </w:r>
        <w:r w:rsidR="00151569" w:rsidRPr="002B69BC">
          <w:rPr>
            <w:i/>
          </w:rPr>
          <w:t>AUTOSAR</w:t>
        </w:r>
        <w:r w:rsidR="00151569">
          <w:t xml:space="preserve"> </w:t>
        </w:r>
        <w:r w:rsidR="00151569" w:rsidRPr="002B69BC">
          <w:rPr>
            <w:i/>
          </w:rPr>
          <w:t>Classic</w:t>
        </w:r>
        <w:r w:rsidR="00151569">
          <w:t xml:space="preserve"> </w:t>
        </w:r>
      </w:ins>
      <w:ins w:id="108" w:author="sstojanovic" w:date="2019-09-30T14:20:00Z">
        <w:r w:rsidR="004554C8">
          <w:t>platform</w:t>
        </w:r>
      </w:ins>
      <w:ins w:id="109" w:author="sstojanovic" w:date="2019-09-30T14:21:00Z">
        <w:r w:rsidR="004554C8">
          <w:t>u</w:t>
        </w:r>
      </w:ins>
      <w:ins w:id="110" w:author="sstojanovic" w:date="2019-09-30T14:20:00Z">
        <w:r w:rsidR="004554C8">
          <w:t xml:space="preserve"> </w:t>
        </w:r>
      </w:ins>
      <w:ins w:id="111" w:author="sstojanovic" w:date="2019-10-23T11:30:00Z">
        <w:r w:rsidR="00850796">
          <w:t>(</w:t>
        </w:r>
        <w:r w:rsidR="00FA53E4">
          <w:fldChar w:fldCharType="begin"/>
        </w:r>
        <w:r w:rsidR="00850796">
          <w:instrText xml:space="preserve"> REF _Ref22722643 \h </w:instrText>
        </w:r>
      </w:ins>
      <w:r w:rsidR="00FA53E4">
        <w:fldChar w:fldCharType="separate"/>
      </w:r>
      <w:ins w:id="112" w:author="sstojanovic" w:date="2019-10-23T11:30:00Z">
        <w:r w:rsidR="00850796">
          <w:t xml:space="preserve">Slika </w:t>
        </w:r>
        <w:r w:rsidR="00850796">
          <w:rPr>
            <w:noProof/>
          </w:rPr>
          <w:t>2</w:t>
        </w:r>
        <w:r w:rsidR="00850796">
          <w:t>.</w:t>
        </w:r>
        <w:r w:rsidR="00850796">
          <w:rPr>
            <w:noProof/>
          </w:rPr>
          <w:t>3</w:t>
        </w:r>
        <w:r w:rsidR="00FA53E4">
          <w:fldChar w:fldCharType="end"/>
        </w:r>
        <w:r w:rsidR="00850796">
          <w:t>)</w:t>
        </w:r>
      </w:ins>
      <w:ins w:id="113" w:author="sstojanovic" w:date="2019-09-30T14:05:00Z">
        <w:r w:rsidR="00151569">
          <w:t>.</w:t>
        </w:r>
      </w:ins>
    </w:p>
    <w:p w14:paraId="77B3D7BF" w14:textId="77777777" w:rsidR="00A605A7" w:rsidRDefault="000C090F" w:rsidP="000C090F">
      <w:pPr>
        <w:ind w:firstLine="0"/>
        <w:rPr>
          <w:ins w:id="114" w:author="sstojanovic" w:date="2019-09-30T14:09:00Z"/>
        </w:rPr>
        <w:sectPr w:rsidR="00A605A7" w:rsidSect="000C090F">
          <w:type w:val="continuous"/>
          <w:pgSz w:w="11907" w:h="16840" w:code="9"/>
          <w:pgMar w:top="1134" w:right="1418" w:bottom="1134" w:left="1418" w:header="567" w:footer="567" w:gutter="0"/>
          <w:cols w:space="720"/>
        </w:sectPr>
      </w:pPr>
      <w:ins w:id="115" w:author="sstojanovic" w:date="2019-10-29T14:02:00Z">
        <w:r>
          <w:lastRenderedPageBreak/>
          <w:tab/>
        </w:r>
      </w:ins>
      <w:ins w:id="116" w:author="sstojanovic" w:date="2019-09-30T14:06:00Z">
        <w:r w:rsidR="00151569">
          <w:t xml:space="preserve">Pored </w:t>
        </w:r>
        <w:r w:rsidR="00151569">
          <w:rPr>
            <w:i/>
          </w:rPr>
          <w:t xml:space="preserve">AUTOSAR Classic </w:t>
        </w:r>
        <w:r w:rsidR="00151569">
          <w:t xml:space="preserve">platforme, kasnije je razvijena novija, </w:t>
        </w:r>
        <w:r w:rsidR="00151569">
          <w:rPr>
            <w:i/>
          </w:rPr>
          <w:t xml:space="preserve">AUTOSAR Adaptive </w:t>
        </w:r>
      </w:ins>
      <w:ins w:id="117" w:author="sstojanovic" w:date="2019-10-23T11:30:00Z">
        <w:r w:rsidR="00850796">
          <w:t xml:space="preserve">platform </w:t>
        </w:r>
      </w:ins>
      <w:ins w:id="118" w:author="sstojanovic" w:date="2019-10-23T11:32:00Z">
        <w:r w:rsidR="00850796">
          <w:t>(Slika 2.4)</w:t>
        </w:r>
      </w:ins>
      <w:ins w:id="119" w:author="sstojanovic" w:date="2019-09-30T14:06:00Z">
        <w:r w:rsidR="00151569">
          <w:t xml:space="preserve">, koja teži da proširi mogućnosti standarda. Ova platforma je realizovana pomoću servisno-orijentisane arhitekture, koja umnogome povećava fleksibilnost platforme, omogućavajući razvoj, testiranje i integraciju različitih funkcionalnosti u bilo kom trenutku. Takođe, povećanjem dostupnih resursa povećane su količina i brzina razmene podataka, što omogućava dalje napredovanje u razvoju funkcionalnosti koje su usko povezane </w:t>
        </w:r>
        <w:proofErr w:type="gramStart"/>
        <w:r w:rsidR="00151569">
          <w:t>sa</w:t>
        </w:r>
        <w:proofErr w:type="gramEnd"/>
        <w:r w:rsidR="00151569">
          <w:t xml:space="preserve"> komunikacijom vozila sa okolinom.</w:t>
        </w:r>
      </w:ins>
    </w:p>
    <w:p w14:paraId="4968B15F" w14:textId="77777777" w:rsidR="00850796" w:rsidRDefault="00381878" w:rsidP="00850796">
      <w:pPr>
        <w:keepNext/>
        <w:ind w:firstLine="284"/>
        <w:rPr>
          <w:ins w:id="120" w:author="sstojanovic" w:date="2019-10-23T11:31:00Z"/>
        </w:rPr>
      </w:pPr>
      <w:ins w:id="121" w:author="sstojanovic" w:date="2019-09-30T14:21:00Z">
        <w:r>
          <w:lastRenderedPageBreak/>
          <w:pict w14:anchorId="2F8DC6F2">
            <v:shape id="_x0000_i1026" type="#_x0000_t75" style="width:428.25pt;height:567pt">
              <v:imagedata r:id="rId23" o:title="classic"/>
            </v:shape>
          </w:pict>
        </w:r>
      </w:ins>
    </w:p>
    <w:p w14:paraId="5069746F" w14:textId="77777777" w:rsidR="005D3FD3" w:rsidRDefault="00850796">
      <w:pPr>
        <w:pStyle w:val="Caption"/>
        <w:rPr>
          <w:ins w:id="122" w:author="sstojanovic" w:date="2019-09-30T14:23:00Z"/>
        </w:rPr>
        <w:pPrChange w:id="123" w:author="sstojanovic" w:date="2019-10-23T11:31:00Z">
          <w:pPr>
            <w:ind w:firstLine="284"/>
          </w:pPr>
        </w:pPrChange>
      </w:pPr>
      <w:bookmarkStart w:id="124" w:name="_Toc23253366"/>
      <w:ins w:id="125" w:author="sstojanovic" w:date="2019-10-23T11:31:00Z">
        <w:r>
          <w:t xml:space="preserve">Slika </w:t>
        </w:r>
      </w:ins>
      <w:ins w:id="126" w:author="sstojanovic" w:date="2019-10-25T15:07:00Z">
        <w:r w:rsidR="00FA53E4">
          <w:fldChar w:fldCharType="begin"/>
        </w:r>
        <w:r w:rsidR="00D33632">
          <w:instrText xml:space="preserve"> STYLEREF 1 \s </w:instrText>
        </w:r>
      </w:ins>
      <w:r w:rsidR="00FA53E4">
        <w:fldChar w:fldCharType="separate"/>
      </w:r>
      <w:r w:rsidR="00D33632">
        <w:rPr>
          <w:noProof/>
        </w:rPr>
        <w:t>2</w:t>
      </w:r>
      <w:ins w:id="127" w:author="sstojanovic" w:date="2019-10-25T15:07:00Z">
        <w:r w:rsidR="00FA53E4">
          <w:fldChar w:fldCharType="end"/>
        </w:r>
        <w:r w:rsidR="00D33632">
          <w:t>.</w:t>
        </w:r>
        <w:r w:rsidR="00FA53E4">
          <w:fldChar w:fldCharType="begin"/>
        </w:r>
        <w:r w:rsidR="00D33632">
          <w:instrText xml:space="preserve"> SEQ Slika \* ARABIC \s 1 </w:instrText>
        </w:r>
      </w:ins>
      <w:r w:rsidR="00FA53E4">
        <w:fldChar w:fldCharType="separate"/>
      </w:r>
      <w:ins w:id="128" w:author="sstojanovic" w:date="2019-10-25T15:07:00Z">
        <w:r w:rsidR="00D33632">
          <w:rPr>
            <w:noProof/>
          </w:rPr>
          <w:t>3</w:t>
        </w:r>
        <w:r w:rsidR="00FA53E4">
          <w:fldChar w:fldCharType="end"/>
        </w:r>
      </w:ins>
      <w:ins w:id="129" w:author="sstojanovic" w:date="2019-10-23T11:31:00Z">
        <w:r>
          <w:t xml:space="preserve"> Arhitektura </w:t>
        </w:r>
        <w:r w:rsidRPr="00BA027D">
          <w:rPr>
            <w:i/>
          </w:rPr>
          <w:t>AUTOSAR Classic</w:t>
        </w:r>
        <w:r>
          <w:t xml:space="preserve"> platforme</w:t>
        </w:r>
      </w:ins>
      <w:bookmarkEnd w:id="124"/>
    </w:p>
    <w:p w14:paraId="78A4A7E1" w14:textId="77777777" w:rsidR="005D3FD3" w:rsidRDefault="00850796">
      <w:pPr>
        <w:pStyle w:val="Caption"/>
        <w:jc w:val="both"/>
        <w:rPr>
          <w:ins w:id="130" w:author="sstojanovic" w:date="2019-09-30T14:06:00Z"/>
        </w:rPr>
        <w:pPrChange w:id="131" w:author="sstojanovic" w:date="2019-10-23T11:31:00Z">
          <w:pPr>
            <w:ind w:firstLine="720"/>
          </w:pPr>
        </w:pPrChange>
      </w:pPr>
      <w:ins w:id="132" w:author="sstojanovic" w:date="2019-10-23T11:31:00Z">
        <w:r w:rsidDel="00BA32D2">
          <w:t xml:space="preserve"> </w:t>
        </w:r>
      </w:ins>
      <w:del w:id="133" w:author="sstojanovic" w:date="2019-10-01T12:16:00Z">
        <w:r w:rsidR="00FA53E4" w:rsidDel="00BA32D2">
          <w:fldChar w:fldCharType="begin"/>
        </w:r>
        <w:r w:rsidR="001D5523" w:rsidDel="00BA32D2">
          <w:delInstrText xml:space="preserve"> STYLEREF 1 \s </w:delInstrText>
        </w:r>
        <w:r w:rsidR="00FA53E4" w:rsidDel="00BA32D2">
          <w:fldChar w:fldCharType="separate"/>
        </w:r>
        <w:r w:rsidR="001D5523" w:rsidDel="00BA32D2">
          <w:rPr>
            <w:noProof/>
          </w:rPr>
          <w:delText>2</w:delText>
        </w:r>
        <w:r w:rsidR="00FA53E4" w:rsidDel="00BA32D2">
          <w:fldChar w:fldCharType="end"/>
        </w:r>
        <w:r w:rsidR="001D5523" w:rsidDel="00BA32D2">
          <w:delText>.</w:delText>
        </w:r>
        <w:r w:rsidR="00FA53E4" w:rsidDel="00BA32D2">
          <w:fldChar w:fldCharType="begin"/>
        </w:r>
        <w:r w:rsidR="001D5523" w:rsidDel="00BA32D2">
          <w:delInstrText xml:space="preserve"> SEQ Slika \* ARABIC \s 1 </w:delInstrText>
        </w:r>
        <w:r w:rsidR="00FA53E4" w:rsidDel="00BA32D2">
          <w:fldChar w:fldCharType="separate"/>
        </w:r>
        <w:r w:rsidR="001D5523" w:rsidDel="00BA32D2">
          <w:rPr>
            <w:noProof/>
          </w:rPr>
          <w:delText>3</w:delText>
        </w:r>
        <w:r w:rsidR="00FA53E4" w:rsidDel="00BA32D2">
          <w:fldChar w:fldCharType="end"/>
        </w:r>
      </w:del>
    </w:p>
    <w:p w14:paraId="5FC94F9C" w14:textId="77777777" w:rsidR="004554C8" w:rsidRDefault="004554C8" w:rsidP="00151569">
      <w:pPr>
        <w:ind w:firstLine="0"/>
        <w:rPr>
          <w:ins w:id="134" w:author="sstojanovic" w:date="2019-09-30T14:24:00Z"/>
        </w:rPr>
        <w:sectPr w:rsidR="004554C8" w:rsidSect="00B74C53">
          <w:pgSz w:w="11907" w:h="16840" w:code="9"/>
          <w:pgMar w:top="1134" w:right="1418" w:bottom="1134" w:left="1418" w:header="567" w:footer="567" w:gutter="0"/>
          <w:cols w:space="720"/>
        </w:sectPr>
      </w:pPr>
    </w:p>
    <w:p w14:paraId="48FFEAAA" w14:textId="77777777" w:rsidR="005D3FD3" w:rsidRDefault="00381878">
      <w:pPr>
        <w:keepNext/>
        <w:ind w:firstLine="0"/>
        <w:rPr>
          <w:ins w:id="135" w:author="sstojanovic" w:date="2019-09-30T14:24:00Z"/>
        </w:rPr>
        <w:pPrChange w:id="136" w:author="sstojanovic" w:date="2019-09-30T14:24:00Z">
          <w:pPr>
            <w:ind w:firstLine="0"/>
          </w:pPr>
        </w:pPrChange>
      </w:pPr>
      <w:ins w:id="137" w:author="sstojanovic" w:date="2019-09-30T14:24:00Z">
        <w:r>
          <w:lastRenderedPageBreak/>
          <w:pict w14:anchorId="6D1603E2">
            <v:shape id="_x0000_i1027" type="#_x0000_t75" style="width:454.5pt;height:388.5pt">
              <v:imagedata r:id="rId24" o:title="adaptive"/>
            </v:shape>
          </w:pict>
        </w:r>
      </w:ins>
    </w:p>
    <w:p w14:paraId="1CDA512E" w14:textId="77777777" w:rsidR="005D3FD3" w:rsidRDefault="004554C8">
      <w:pPr>
        <w:pStyle w:val="Caption"/>
        <w:ind w:left="1440" w:firstLine="720"/>
        <w:jc w:val="both"/>
        <w:rPr>
          <w:ins w:id="138" w:author="sstojanovic" w:date="2019-09-30T14:05:00Z"/>
        </w:rPr>
        <w:pPrChange w:id="139" w:author="sstojanovic" w:date="2019-09-30T14:24:00Z">
          <w:pPr>
            <w:ind w:firstLine="720"/>
          </w:pPr>
        </w:pPrChange>
      </w:pPr>
      <w:bookmarkStart w:id="140" w:name="_Toc23253367"/>
      <w:ins w:id="141" w:author="sstojanovic" w:date="2019-09-30T14:24:00Z">
        <w:r>
          <w:t xml:space="preserve">Slika </w:t>
        </w:r>
      </w:ins>
      <w:ins w:id="142" w:author="sstojanovic" w:date="2019-10-25T15:07:00Z">
        <w:r w:rsidR="00FA53E4">
          <w:fldChar w:fldCharType="begin"/>
        </w:r>
        <w:r w:rsidR="00D33632">
          <w:instrText xml:space="preserve"> STYLEREF 1 \s </w:instrText>
        </w:r>
      </w:ins>
      <w:r w:rsidR="00FA53E4">
        <w:fldChar w:fldCharType="separate"/>
      </w:r>
      <w:r w:rsidR="00D33632">
        <w:rPr>
          <w:noProof/>
        </w:rPr>
        <w:t>2</w:t>
      </w:r>
      <w:ins w:id="143" w:author="sstojanovic" w:date="2019-10-25T15:07:00Z">
        <w:r w:rsidR="00FA53E4">
          <w:fldChar w:fldCharType="end"/>
        </w:r>
        <w:r w:rsidR="00D33632">
          <w:t>.</w:t>
        </w:r>
        <w:r w:rsidR="00FA53E4">
          <w:fldChar w:fldCharType="begin"/>
        </w:r>
        <w:r w:rsidR="00D33632">
          <w:instrText xml:space="preserve"> SEQ Slika \* ARABIC \s 1 </w:instrText>
        </w:r>
      </w:ins>
      <w:r w:rsidR="00FA53E4">
        <w:fldChar w:fldCharType="separate"/>
      </w:r>
      <w:ins w:id="144" w:author="sstojanovic" w:date="2019-10-25T15:07:00Z">
        <w:r w:rsidR="00D33632">
          <w:rPr>
            <w:noProof/>
          </w:rPr>
          <w:t>4</w:t>
        </w:r>
        <w:r w:rsidR="00FA53E4">
          <w:fldChar w:fldCharType="end"/>
        </w:r>
      </w:ins>
      <w:del w:id="145" w:author="sstojanovic" w:date="2019-10-01T12:16:00Z">
        <w:r w:rsidR="00FA53E4" w:rsidDel="00BA32D2">
          <w:fldChar w:fldCharType="begin"/>
        </w:r>
        <w:r w:rsidR="001D5523" w:rsidDel="00BA32D2">
          <w:delInstrText xml:space="preserve"> STYLEREF 1 \s </w:delInstrText>
        </w:r>
        <w:r w:rsidR="00FA53E4" w:rsidDel="00BA32D2">
          <w:fldChar w:fldCharType="separate"/>
        </w:r>
        <w:r w:rsidR="001D5523" w:rsidDel="00BA32D2">
          <w:rPr>
            <w:noProof/>
          </w:rPr>
          <w:delText>2</w:delText>
        </w:r>
        <w:r w:rsidR="00FA53E4" w:rsidDel="00BA32D2">
          <w:fldChar w:fldCharType="end"/>
        </w:r>
        <w:r w:rsidR="001D5523" w:rsidDel="00BA32D2">
          <w:delText>.</w:delText>
        </w:r>
        <w:r w:rsidR="00FA53E4" w:rsidDel="00BA32D2">
          <w:fldChar w:fldCharType="begin"/>
        </w:r>
        <w:r w:rsidR="001D5523" w:rsidDel="00BA32D2">
          <w:delInstrText xml:space="preserve"> SEQ Slika \* ARABIC \s 1 </w:delInstrText>
        </w:r>
        <w:r w:rsidR="00FA53E4" w:rsidDel="00BA32D2">
          <w:fldChar w:fldCharType="separate"/>
        </w:r>
        <w:r w:rsidR="001D5523" w:rsidDel="00BA32D2">
          <w:rPr>
            <w:noProof/>
          </w:rPr>
          <w:delText>4</w:delText>
        </w:r>
        <w:r w:rsidR="00FA53E4" w:rsidDel="00BA32D2">
          <w:fldChar w:fldCharType="end"/>
        </w:r>
      </w:del>
      <w:ins w:id="146" w:author="sstojanovic" w:date="2019-09-30T14:24:00Z">
        <w:r>
          <w:t xml:space="preserve"> Arhitektura </w:t>
        </w:r>
        <w:r w:rsidR="00FA53E4" w:rsidRPr="00FA53E4">
          <w:rPr>
            <w:i/>
            <w:rPrChange w:id="147" w:author="sstojanovic" w:date="2019-09-30T14:24:00Z">
              <w:rPr>
                <w:bCs/>
              </w:rPr>
            </w:rPrChange>
          </w:rPr>
          <w:t>AUTOSAR Adaptive</w:t>
        </w:r>
        <w:r>
          <w:t xml:space="preserve"> platforme</w:t>
        </w:r>
      </w:ins>
      <w:bookmarkEnd w:id="140"/>
    </w:p>
    <w:p w14:paraId="7E6907E1" w14:textId="77777777" w:rsidR="0020470A" w:rsidRDefault="0020470A" w:rsidP="00151569">
      <w:pPr>
        <w:tabs>
          <w:tab w:val="left" w:pos="1071"/>
        </w:tabs>
        <w:ind w:firstLine="0"/>
        <w:rPr>
          <w:ins w:id="148" w:author="sstojanovic" w:date="2019-09-30T14:28:00Z"/>
        </w:rPr>
        <w:sectPr w:rsidR="0020470A" w:rsidSect="00B74C53">
          <w:pgSz w:w="11907" w:h="16840" w:code="9"/>
          <w:pgMar w:top="1134" w:right="1418" w:bottom="1134" w:left="1418" w:header="567" w:footer="567" w:gutter="0"/>
          <w:cols w:space="720"/>
        </w:sectPr>
      </w:pPr>
    </w:p>
    <w:p w14:paraId="1E604F75" w14:textId="77777777" w:rsidR="005D3FD3" w:rsidRDefault="005D3FD3">
      <w:pPr>
        <w:tabs>
          <w:tab w:val="left" w:pos="1071"/>
        </w:tabs>
        <w:ind w:firstLine="0"/>
        <w:pPrChange w:id="149" w:author="sstojanovic" w:date="2019-09-30T14:05:00Z">
          <w:pPr>
            <w:ind w:firstLine="0"/>
          </w:pPr>
        </w:pPrChange>
      </w:pPr>
    </w:p>
    <w:p w14:paraId="6FD4F3C6" w14:textId="77777777" w:rsidR="005D3FD3" w:rsidRDefault="00633376">
      <w:pPr>
        <w:pStyle w:val="Heading2"/>
        <w:rPr>
          <w:ins w:id="150" w:author="sstojanovic" w:date="2019-09-30T14:25:00Z"/>
        </w:rPr>
        <w:pPrChange w:id="151" w:author="sstojanovic" w:date="2019-09-30T14:25:00Z">
          <w:pPr/>
        </w:pPrChange>
      </w:pPr>
      <w:bookmarkStart w:id="152" w:name="_Toc23253380"/>
      <w:ins w:id="153" w:author="sstojanovic" w:date="2019-09-30T14:25:00Z">
        <w:r>
          <w:t xml:space="preserve">Testiranje </w:t>
        </w:r>
      </w:ins>
      <w:ins w:id="154" w:author="sstojanovic" w:date="2019-09-30T14:53:00Z">
        <w:r>
          <w:t>s</w:t>
        </w:r>
      </w:ins>
      <w:ins w:id="155" w:author="sstojanovic" w:date="2019-09-30T14:25:00Z">
        <w:r w:rsidR="004554C8">
          <w:t>oftvera</w:t>
        </w:r>
        <w:bookmarkEnd w:id="152"/>
      </w:ins>
    </w:p>
    <w:p w14:paraId="5798DC94" w14:textId="77777777" w:rsidR="004554C8" w:rsidRDefault="004554C8">
      <w:pPr>
        <w:rPr>
          <w:ins w:id="156" w:author="sstojanovic" w:date="2019-09-30T14:25:00Z"/>
        </w:rPr>
      </w:pPr>
    </w:p>
    <w:p w14:paraId="1E52F81A" w14:textId="77777777" w:rsidR="004554C8" w:rsidRDefault="004554C8" w:rsidP="004554C8">
      <w:pPr>
        <w:rPr>
          <w:ins w:id="157" w:author="sstojanovic" w:date="2019-09-30T14:26:00Z"/>
        </w:rPr>
      </w:pPr>
      <w:ins w:id="158" w:author="sstojanovic" w:date="2019-09-30T14:25:00Z">
        <w:r>
          <w:t xml:space="preserve">Testiranje softvera je provera poklapanja načina funkcionisanja posmatranog programa </w:t>
        </w:r>
        <w:proofErr w:type="gramStart"/>
        <w:r>
          <w:t>sa</w:t>
        </w:r>
        <w:proofErr w:type="gramEnd"/>
        <w:r>
          <w:t xml:space="preserve"> očekivanim, kao i verifikacija da on ispunjava sve zahteve postavljene pre samog njegovog razvoja. Cilj testiranja jeste izvršavanje programa </w:t>
        </w:r>
        <w:proofErr w:type="gramStart"/>
        <w:r>
          <w:t>sa</w:t>
        </w:r>
        <w:proofErr w:type="gramEnd"/>
        <w:r>
          <w:t xml:space="preserve"> namerom nalaženja greške. Dobar test je onaj koji ima veću verovatnoću nalaženja neotkrivene greške. Zbog prirode razvoja softvera (ograničeno vreme, veliki obim projekata, i slično), nemoguće je testirati svaki mogući slučaj, </w:t>
        </w:r>
        <w:proofErr w:type="gramStart"/>
        <w:r>
          <w:t>te</w:t>
        </w:r>
        <w:proofErr w:type="gramEnd"/>
        <w:r>
          <w:t xml:space="preserve"> je potrebno odrediti konkretne testne slučajeve sa jasno odredjenim ciljevima. Da bi se izbeglo nepotrebno ponavljanje testiranja već proverenih osobina posmatranog softvera, potrebno je redovno ažuriranje postojećih testnih slučajeva. Takođe, pisanje novih testnih slučajeva je </w:t>
        </w:r>
        <w:proofErr w:type="gramStart"/>
        <w:r>
          <w:t>od</w:t>
        </w:r>
        <w:proofErr w:type="gramEnd"/>
        <w:r>
          <w:t xml:space="preserve"> presudne važnosti, kako bi se pokrilo što više različitih delova posmatranog softvera. Uz to, moraju se definisati tehnike i alati koji </w:t>
        </w:r>
        <w:proofErr w:type="gramStart"/>
        <w:r>
          <w:t>će</w:t>
        </w:r>
        <w:proofErr w:type="gramEnd"/>
        <w:r>
          <w:t xml:space="preserve"> se koristiti, i jasno podeliti uloge među zaduženim timovima. Sam process testiranja sastoji se iz više različitih faza:</w:t>
        </w:r>
      </w:ins>
    </w:p>
    <w:p w14:paraId="7004CB38" w14:textId="77777777" w:rsidR="005D3FD3" w:rsidRDefault="004554C8">
      <w:pPr>
        <w:numPr>
          <w:ilvl w:val="0"/>
          <w:numId w:val="24"/>
        </w:numPr>
        <w:rPr>
          <w:ins w:id="159" w:author="sstojanovic" w:date="2019-09-30T14:26:00Z"/>
        </w:rPr>
        <w:pPrChange w:id="160" w:author="sstojanovic" w:date="2019-09-30T14:26:00Z">
          <w:pPr/>
        </w:pPrChange>
      </w:pPr>
      <w:ins w:id="161" w:author="sstojanovic" w:date="2019-09-30T14:26:00Z">
        <w:r>
          <w:t>Planiranje i kontrola</w:t>
        </w:r>
      </w:ins>
    </w:p>
    <w:p w14:paraId="02F51204" w14:textId="77777777" w:rsidR="005D3FD3" w:rsidRDefault="004554C8">
      <w:pPr>
        <w:numPr>
          <w:ilvl w:val="0"/>
          <w:numId w:val="24"/>
        </w:numPr>
        <w:rPr>
          <w:ins w:id="162" w:author="sstojanovic" w:date="2019-09-30T14:26:00Z"/>
        </w:rPr>
        <w:pPrChange w:id="163" w:author="sstojanovic" w:date="2019-09-30T14:26:00Z">
          <w:pPr/>
        </w:pPrChange>
      </w:pPr>
      <w:ins w:id="164" w:author="sstojanovic" w:date="2019-09-30T14:26:00Z">
        <w:r>
          <w:t>Analiza i projektovanje</w:t>
        </w:r>
      </w:ins>
    </w:p>
    <w:p w14:paraId="0EC0E1DF" w14:textId="77777777" w:rsidR="005D3FD3" w:rsidRDefault="004554C8">
      <w:pPr>
        <w:numPr>
          <w:ilvl w:val="0"/>
          <w:numId w:val="24"/>
        </w:numPr>
        <w:rPr>
          <w:ins w:id="165" w:author="sstojanovic" w:date="2019-09-30T14:26:00Z"/>
        </w:rPr>
        <w:pPrChange w:id="166" w:author="sstojanovic" w:date="2019-09-30T14:26:00Z">
          <w:pPr/>
        </w:pPrChange>
      </w:pPr>
      <w:ins w:id="167" w:author="sstojanovic" w:date="2019-09-30T14:26:00Z">
        <w:r>
          <w:t>Implementacija i izvršavanje</w:t>
        </w:r>
      </w:ins>
    </w:p>
    <w:p w14:paraId="18A5E742" w14:textId="77777777" w:rsidR="005D3FD3" w:rsidRDefault="004554C8">
      <w:pPr>
        <w:numPr>
          <w:ilvl w:val="0"/>
          <w:numId w:val="24"/>
        </w:numPr>
        <w:rPr>
          <w:ins w:id="168" w:author="sstojanovic" w:date="2019-09-30T14:26:00Z"/>
        </w:rPr>
        <w:pPrChange w:id="169" w:author="sstojanovic" w:date="2019-09-30T14:26:00Z">
          <w:pPr/>
        </w:pPrChange>
      </w:pPr>
      <w:ins w:id="170" w:author="sstojanovic" w:date="2019-09-30T14:26:00Z">
        <w:r>
          <w:t>Procena i beleženje rezultata</w:t>
        </w:r>
      </w:ins>
    </w:p>
    <w:p w14:paraId="2FA57EC8" w14:textId="77777777" w:rsidR="000C090F" w:rsidRDefault="004554C8" w:rsidP="000C090F">
      <w:pPr>
        <w:numPr>
          <w:ilvl w:val="0"/>
          <w:numId w:val="24"/>
        </w:numPr>
        <w:rPr>
          <w:ins w:id="171" w:author="sstojanovic" w:date="2019-10-29T14:03:00Z"/>
        </w:rPr>
        <w:sectPr w:rsidR="000C090F" w:rsidSect="00B74C53">
          <w:pgSz w:w="11907" w:h="16840" w:code="9"/>
          <w:pgMar w:top="1134" w:right="1418" w:bottom="1134" w:left="1418" w:header="567" w:footer="567" w:gutter="0"/>
          <w:cols w:space="720"/>
        </w:sectPr>
      </w:pPr>
      <w:ins w:id="172" w:author="sstojanovic" w:date="2019-09-30T14:26:00Z">
        <w:r>
          <w:t>Završni postupci testiranja</w:t>
        </w:r>
      </w:ins>
    </w:p>
    <w:p w14:paraId="7AFD9425" w14:textId="77777777" w:rsidR="005D3FD3" w:rsidRDefault="005D3FD3">
      <w:pPr>
        <w:ind w:firstLine="0"/>
        <w:rPr>
          <w:ins w:id="173" w:author="sstojanovic" w:date="2019-09-30T14:27:00Z"/>
        </w:rPr>
        <w:pPrChange w:id="174" w:author="sstojanovic" w:date="2019-10-29T14:03:00Z">
          <w:pPr/>
        </w:pPrChange>
      </w:pPr>
    </w:p>
    <w:p w14:paraId="6D29594F" w14:textId="77777777" w:rsidR="0020470A" w:rsidRDefault="0020470A" w:rsidP="0020470A">
      <w:pPr>
        <w:ind w:firstLine="720"/>
        <w:rPr>
          <w:ins w:id="175" w:author="sstojanovic" w:date="2019-09-30T14:28:00Z"/>
        </w:rPr>
        <w:sectPr w:rsidR="0020470A" w:rsidSect="000C090F">
          <w:type w:val="continuous"/>
          <w:pgSz w:w="11907" w:h="16840" w:code="9"/>
          <w:pgMar w:top="1134" w:right="1418" w:bottom="1134" w:left="1418" w:header="567" w:footer="567" w:gutter="0"/>
          <w:cols w:space="720"/>
        </w:sectPr>
      </w:pPr>
      <w:ins w:id="176" w:author="sstojanovic" w:date="2019-09-30T14:27:00Z">
        <w:r>
          <w:t xml:space="preserve">Testiranje može vršiti sam programer, koji poznaje sistem i motivisan je krajnjim rezultatom projekta, </w:t>
        </w:r>
        <w:proofErr w:type="gramStart"/>
        <w:r>
          <w:t>ili</w:t>
        </w:r>
        <w:proofErr w:type="gramEnd"/>
        <w:r>
          <w:t xml:space="preserve"> nezavisni tester, koji mora da se upozna sa datim sistemom, ali je motivisan postizanjem većeg kvaliteta istog. Postoji više različitih tipova testiranja, kao što su test pristupačnosti, test pozadinskih mehanizama, test kompatibilnosti </w:t>
        </w:r>
        <w:proofErr w:type="gramStart"/>
        <w:r>
          <w:t>sa</w:t>
        </w:r>
        <w:proofErr w:type="gramEnd"/>
        <w:r>
          <w:t xml:space="preserve"> prethodnim verzijama, test usklađenosti, i drugo. Takođe postoje različiti nivoi testiranja (testiranje komponente, integraciono testiranje, testiranje sistema, testiranje prihvatljivosti), kao i različite metode testiranja (testiranje metodom crne kutije, testiranje metodom bele kutije, itd).</w:t>
        </w:r>
      </w:ins>
    </w:p>
    <w:p w14:paraId="66540DEE" w14:textId="77777777" w:rsidR="005D3FD3" w:rsidRDefault="005D3FD3">
      <w:pPr>
        <w:ind w:firstLine="0"/>
        <w:pPrChange w:id="177" w:author="sstojanovic" w:date="2019-09-30T14:28:00Z">
          <w:pPr/>
        </w:pPrChange>
      </w:pPr>
    </w:p>
    <w:p w14:paraId="41A74265" w14:textId="77777777" w:rsidR="00A02D4D" w:rsidRDefault="007A21E0" w:rsidP="007A21E0">
      <w:pPr>
        <w:pStyle w:val="Heading2"/>
      </w:pPr>
      <w:bookmarkStart w:id="178" w:name="_Toc23253381"/>
      <w:commentRangeStart w:id="179"/>
      <w:commentRangeStart w:id="180"/>
      <w:r>
        <w:t>Proces</w:t>
      </w:r>
      <w:r w:rsidR="006C4A19">
        <w:t xml:space="preserve"> testiranja integrisanih aplikacija</w:t>
      </w:r>
      <w:r w:rsidR="002D5ACE">
        <w:t xml:space="preserve"> unutar AUTOSAR softvera</w:t>
      </w:r>
      <w:commentRangeEnd w:id="179"/>
      <w:r w:rsidR="000B6E02">
        <w:rPr>
          <w:rStyle w:val="CommentReference"/>
          <w:rFonts w:ascii="Times New Roman" w:hAnsi="Times New Roman"/>
          <w:b w:val="0"/>
          <w:lang w:eastAsia="ar-SA"/>
        </w:rPr>
        <w:commentReference w:id="179"/>
      </w:r>
      <w:bookmarkEnd w:id="178"/>
      <w:commentRangeEnd w:id="180"/>
      <w:r w:rsidR="00A64C0D">
        <w:rPr>
          <w:rStyle w:val="CommentReference"/>
          <w:rFonts w:ascii="Times New Roman" w:hAnsi="Times New Roman"/>
          <w:b w:val="0"/>
          <w:lang w:eastAsia="ar-SA"/>
        </w:rPr>
        <w:commentReference w:id="180"/>
      </w:r>
    </w:p>
    <w:p w14:paraId="48AAFBDA" w14:textId="77777777" w:rsidR="007A21E0" w:rsidRDefault="007A21E0" w:rsidP="007A21E0"/>
    <w:p w14:paraId="628CA7E5" w14:textId="77777777" w:rsidR="000C090F" w:rsidRDefault="000C090F" w:rsidP="000C090F">
      <w:pPr>
        <w:ind w:firstLine="0"/>
        <w:rPr>
          <w:ins w:id="181" w:author="sstojanovic" w:date="2019-10-29T14:03:00Z"/>
        </w:rPr>
        <w:sectPr w:rsidR="000C090F" w:rsidSect="00B74C53">
          <w:pgSz w:w="11907" w:h="16840" w:code="9"/>
          <w:pgMar w:top="1134" w:right="1418" w:bottom="1134" w:left="1418" w:header="567" w:footer="567" w:gutter="0"/>
          <w:cols w:space="720"/>
        </w:sectPr>
      </w:pPr>
      <w:ins w:id="182" w:author="sstojanovic" w:date="2019-10-29T14:04:00Z">
        <w:r>
          <w:tab/>
        </w:r>
      </w:ins>
      <w:r w:rsidR="007A21E0">
        <w:t xml:space="preserve">Proces </w:t>
      </w:r>
      <w:r w:rsidR="006C4A19">
        <w:t>testiranja integrisanih</w:t>
      </w:r>
      <w:r w:rsidR="00D566E5">
        <w:t xml:space="preserve"> AUTOSAR</w:t>
      </w:r>
      <w:r w:rsidR="006C4A19">
        <w:t xml:space="preserve"> aplikacija</w:t>
      </w:r>
      <w:r w:rsidR="007A21E0">
        <w:t xml:space="preserve"> definiše sve postupke potrebne za razvoj ECU sistema. Podeljen je </w:t>
      </w:r>
      <w:proofErr w:type="gramStart"/>
      <w:r w:rsidR="007A21E0">
        <w:t>na</w:t>
      </w:r>
      <w:proofErr w:type="gramEnd"/>
      <w:r w:rsidR="007A21E0">
        <w:t xml:space="preserve"> </w:t>
      </w:r>
      <w:r w:rsidR="002D5ACE">
        <w:t>tri</w:t>
      </w:r>
      <w:r w:rsidR="000303AE">
        <w:t xml:space="preserve"> pot</w:t>
      </w:r>
      <w:r w:rsidR="007A21E0">
        <w:t>procesa: AAT</w:t>
      </w:r>
      <w:r w:rsidR="00D74377">
        <w:t xml:space="preserve"> (</w:t>
      </w:r>
      <w:ins w:id="183" w:author="sstojanovic" w:date="2019-10-01T13:32:00Z">
        <w:r w:rsidR="00383F66">
          <w:t xml:space="preserve">eng. </w:t>
        </w:r>
      </w:ins>
      <w:r w:rsidR="00FA53E4" w:rsidRPr="00FA53E4">
        <w:rPr>
          <w:i/>
          <w:rPrChange w:id="184" w:author="sstojanovic" w:date="2019-10-01T13:32:00Z">
            <w:rPr/>
          </w:rPrChange>
        </w:rPr>
        <w:t>Application Acceptance Test</w:t>
      </w:r>
      <w:r w:rsidR="00D74377">
        <w:t>)</w:t>
      </w:r>
      <w:r w:rsidR="002D5ACE">
        <w:t xml:space="preserve">, </w:t>
      </w:r>
      <w:r w:rsidR="007A21E0">
        <w:t>AIT</w:t>
      </w:r>
      <w:r w:rsidR="00D74377">
        <w:t xml:space="preserve"> (</w:t>
      </w:r>
      <w:ins w:id="185" w:author="sstojanovic" w:date="2019-10-01T13:32:00Z">
        <w:r w:rsidR="00383F66">
          <w:t xml:space="preserve">eng. </w:t>
        </w:r>
      </w:ins>
      <w:r w:rsidR="00FA53E4" w:rsidRPr="00FA53E4">
        <w:rPr>
          <w:i/>
          <w:rPrChange w:id="186" w:author="sstojanovic" w:date="2019-10-01T13:32:00Z">
            <w:rPr/>
          </w:rPrChange>
        </w:rPr>
        <w:t>Application Integration Test</w:t>
      </w:r>
      <w:r w:rsidR="00D74377">
        <w:t>)</w:t>
      </w:r>
      <w:r w:rsidR="002D5ACE">
        <w:t xml:space="preserve"> </w:t>
      </w:r>
      <w:r w:rsidR="004A18B9">
        <w:t>i</w:t>
      </w:r>
      <w:r w:rsidR="002D5ACE">
        <w:t xml:space="preserve"> SIT (</w:t>
      </w:r>
      <w:ins w:id="187" w:author="sstojanovic" w:date="2019-10-01T13:32:00Z">
        <w:r w:rsidR="00383F66">
          <w:t xml:space="preserve">eng. </w:t>
        </w:r>
      </w:ins>
      <w:r w:rsidR="00FA53E4" w:rsidRPr="00FA53E4">
        <w:rPr>
          <w:i/>
          <w:rPrChange w:id="188" w:author="sstojanovic" w:date="2019-10-01T13:32:00Z">
            <w:rPr/>
          </w:rPrChange>
        </w:rPr>
        <w:t>Software Integration Test</w:t>
      </w:r>
      <w:r w:rsidR="002D5ACE">
        <w:t>)</w:t>
      </w:r>
      <w:r w:rsidR="007A21E0">
        <w:t>.</w:t>
      </w:r>
    </w:p>
    <w:p w14:paraId="4911E3E4" w14:textId="77777777" w:rsidR="005D3FD3" w:rsidRDefault="000C090F">
      <w:pPr>
        <w:ind w:firstLine="0"/>
        <w:rPr>
          <w:del w:id="189" w:author="sstojanovic" w:date="2019-10-29T14:03:00Z"/>
        </w:rPr>
        <w:pPrChange w:id="190" w:author="sstojanovic" w:date="2019-10-29T14:04:00Z">
          <w:pPr/>
        </w:pPrChange>
      </w:pPr>
      <w:ins w:id="191" w:author="sstojanovic" w:date="2019-10-29T14:04:00Z">
        <w:r>
          <w:lastRenderedPageBreak/>
          <w:tab/>
        </w:r>
      </w:ins>
    </w:p>
    <w:p w14:paraId="4E608AA7" w14:textId="77777777" w:rsidR="005D3FD3" w:rsidRDefault="005D3FD3">
      <w:pPr>
        <w:ind w:firstLine="0"/>
        <w:jc w:val="left"/>
        <w:rPr>
          <w:del w:id="192" w:author="sstojanovic" w:date="2019-10-29T14:03:00Z"/>
        </w:rPr>
        <w:pPrChange w:id="193" w:author="sstojanovic" w:date="2019-10-29T14:04:00Z">
          <w:pPr>
            <w:jc w:val="left"/>
          </w:pPr>
        </w:pPrChange>
      </w:pPr>
    </w:p>
    <w:p w14:paraId="68B406ED" w14:textId="1BA3C79A" w:rsidR="000C090F" w:rsidRDefault="007A21E0" w:rsidP="000C090F">
      <w:pPr>
        <w:ind w:firstLine="0"/>
        <w:rPr>
          <w:ins w:id="194" w:author="sstojanovic" w:date="2019-10-29T14:03:00Z"/>
        </w:rPr>
        <w:sectPr w:rsidR="000C090F" w:rsidSect="000C090F">
          <w:type w:val="continuous"/>
          <w:pgSz w:w="11907" w:h="16840" w:code="9"/>
          <w:pgMar w:top="1134" w:right="1418" w:bottom="1134" w:left="1418" w:header="567" w:footer="567" w:gutter="0"/>
          <w:cols w:space="720"/>
        </w:sectPr>
      </w:pPr>
      <w:r>
        <w:t xml:space="preserve">Cilj </w:t>
      </w:r>
      <w:commentRangeStart w:id="195"/>
      <w:ins w:id="196" w:author="sstojanovic" w:date="2019-09-30T14:29:00Z">
        <w:r w:rsidR="0020470A">
          <w:t>testa prihvatljivosti aplikacije</w:t>
        </w:r>
      </w:ins>
      <w:r w:rsidR="000B7F35">
        <w:t xml:space="preserve"> (AAT)</w:t>
      </w:r>
      <w:commentRangeStart w:id="197"/>
      <w:del w:id="198" w:author="sstojanovic" w:date="2019-09-30T14:28:00Z">
        <w:r w:rsidDel="0020470A">
          <w:delText xml:space="preserve">Application Acceptance </w:delText>
        </w:r>
        <w:commentRangeEnd w:id="197"/>
        <w:r w:rsidR="000B6E02" w:rsidDel="0020470A">
          <w:rPr>
            <w:rStyle w:val="CommentReference"/>
            <w:lang w:eastAsia="ar-SA"/>
          </w:rPr>
          <w:commentReference w:id="197"/>
        </w:r>
        <w:r w:rsidDel="0020470A">
          <w:delText>testa</w:delText>
        </w:r>
      </w:del>
      <w:r>
        <w:t xml:space="preserve"> </w:t>
      </w:r>
      <w:commentRangeEnd w:id="195"/>
      <w:r w:rsidR="00A64C0D">
        <w:rPr>
          <w:rStyle w:val="CommentReference"/>
          <w:lang w:eastAsia="ar-SA"/>
        </w:rPr>
        <w:commentReference w:id="195"/>
      </w:r>
      <w:r>
        <w:t xml:space="preserve">je da proveri da li su ispoštovani svi kriterijumi prihvatanja SW-C komponente, kako bi se mogla izvršiti njena uspešna integracija u ECU jedinicu. U </w:t>
      </w:r>
      <w:proofErr w:type="gramStart"/>
      <w:r>
        <w:t>te</w:t>
      </w:r>
      <w:proofErr w:type="gramEnd"/>
      <w:r>
        <w:t xml:space="preserve"> svrhe, snabdevač testira </w:t>
      </w:r>
      <w:ins w:id="199" w:author="sstojanovic" w:date="2019-09-30T14:32:00Z">
        <w:r w:rsidR="004D1919">
          <w:t xml:space="preserve">softversku </w:t>
        </w:r>
      </w:ins>
      <w:del w:id="200" w:author="sstojanovic" w:date="2019-09-30T14:32:00Z">
        <w:r w:rsidDel="004D1919">
          <w:delText>SW-C</w:delText>
        </w:r>
      </w:del>
      <w:r>
        <w:t xml:space="preserve"> komponentu na ECU platformi i b</w:t>
      </w:r>
      <w:r w:rsidR="00D74377">
        <w:t>eleži ulazne i izlazne podatke - vektore</w:t>
      </w:r>
      <w:r>
        <w:t xml:space="preserve">. Tada se vrši isporuka vektora i testne dokumentacije (AIT_SW-C) integratoru. Pored AIT_SW-C dokumenta, potrebno je da snabdevač dostavi i ostale potrebne dokumente i datoteke, </w:t>
      </w:r>
      <w:proofErr w:type="gramStart"/>
      <w:r>
        <w:t>sa</w:t>
      </w:r>
      <w:proofErr w:type="gramEnd"/>
      <w:r>
        <w:t xml:space="preserve"> odgovarajućom strukturom i nazivnim konvencijama (XML dokumenti, prethodno prevedene biblioteke, testni vektori i ostali podaci, u svojim respektivnim </w:t>
      </w:r>
      <w:del w:id="201" w:author="sstojanovic" w:date="2019-10-28T13:08:00Z">
        <w:r w:rsidDel="00B12649">
          <w:delText>datotekama</w:delText>
        </w:r>
      </w:del>
      <w:ins w:id="202" w:author="sstojanovic" w:date="2019-10-28T13:08:00Z">
        <w:r w:rsidR="00B12649">
          <w:t>direktorijumima</w:t>
        </w:r>
      </w:ins>
      <w:r>
        <w:t>).</w:t>
      </w:r>
      <w:r w:rsidR="008A765E">
        <w:t xml:space="preserve"> Podaci rezultata izvršenog AAT testa nalaze se u posebnom dokumentu XML formata</w:t>
      </w:r>
      <w:del w:id="203" w:author="sstojanovic" w:date="2019-09-30T14:33:00Z">
        <w:r w:rsidR="008A765E" w:rsidDel="004D1919">
          <w:delText>,</w:delText>
        </w:r>
      </w:del>
      <w:r w:rsidR="008A765E">
        <w:t xml:space="preserve"> </w:t>
      </w:r>
      <w:ins w:id="204" w:author="sstojanovic" w:date="2019-09-30T14:33:00Z">
        <w:r w:rsidR="004D1919">
          <w:t>(</w:t>
        </w:r>
      </w:ins>
      <w:ins w:id="205" w:author="sstojanovic" w:date="2019-10-04T12:26:00Z">
        <w:r w:rsidR="0018117A">
          <w:t xml:space="preserve">eng. </w:t>
        </w:r>
      </w:ins>
      <w:r w:rsidR="00FA53E4" w:rsidRPr="00FA53E4">
        <w:rPr>
          <w:i/>
          <w:rPrChange w:id="206" w:author="sstojanovic" w:date="2019-10-04T12:26:00Z">
            <w:rPr/>
          </w:rPrChange>
        </w:rPr>
        <w:t>Application Acceptance Test Report</w:t>
      </w:r>
      <w:ins w:id="207" w:author="sstojanovic" w:date="2019-09-30T14:33:00Z">
        <w:r w:rsidR="004D1919">
          <w:t>)</w:t>
        </w:r>
      </w:ins>
      <w:r w:rsidR="008A765E">
        <w:t xml:space="preserve">, koji je </w:t>
      </w:r>
      <w:proofErr w:type="gramStart"/>
      <w:r w:rsidR="008A765E">
        <w:t>od</w:t>
      </w:r>
      <w:proofErr w:type="gramEnd"/>
      <w:r w:rsidR="008A765E">
        <w:t xml:space="preserve"> posebnog značaja za temu ovog rada.</w:t>
      </w:r>
    </w:p>
    <w:p w14:paraId="5D7A9F44" w14:textId="77777777" w:rsidR="005D3FD3" w:rsidRDefault="000C090F">
      <w:pPr>
        <w:ind w:firstLine="0"/>
        <w:rPr>
          <w:del w:id="208" w:author="sstojanovic" w:date="2019-10-29T14:03:00Z"/>
        </w:rPr>
        <w:pPrChange w:id="209" w:author="sstojanovic" w:date="2019-10-29T14:04:00Z">
          <w:pPr/>
        </w:pPrChange>
      </w:pPr>
      <w:ins w:id="210" w:author="sstojanovic" w:date="2019-10-29T14:04:00Z">
        <w:r>
          <w:lastRenderedPageBreak/>
          <w:tab/>
        </w:r>
      </w:ins>
    </w:p>
    <w:p w14:paraId="443CE67E" w14:textId="21F807B8" w:rsidR="000C090F" w:rsidRDefault="007A21E0" w:rsidP="000C090F">
      <w:pPr>
        <w:ind w:firstLine="0"/>
        <w:rPr>
          <w:ins w:id="211" w:author="sstojanovic" w:date="2019-10-29T14:04:00Z"/>
        </w:rPr>
        <w:sectPr w:rsidR="000C090F" w:rsidSect="000C090F">
          <w:type w:val="continuous"/>
          <w:pgSz w:w="11907" w:h="16840" w:code="9"/>
          <w:pgMar w:top="1134" w:right="1418" w:bottom="1134" w:left="1418" w:header="567" w:footer="567" w:gutter="0"/>
          <w:cols w:space="720"/>
        </w:sectPr>
      </w:pPr>
      <w:r>
        <w:t xml:space="preserve">Drugi </w:t>
      </w:r>
      <w:r w:rsidR="00FC3994">
        <w:t>potproces</w:t>
      </w:r>
      <w:r>
        <w:t xml:space="preserve"> je </w:t>
      </w:r>
      <w:del w:id="212" w:author="sstojanovic" w:date="2019-09-30T14:33:00Z">
        <w:r w:rsidDel="006E77B7">
          <w:delText>Application Integration Test</w:delText>
        </w:r>
      </w:del>
      <w:ins w:id="213" w:author="sstojanovic" w:date="2019-09-30T14:33:00Z">
        <w:r w:rsidR="006E77B7">
          <w:t>test integracije aplikacije</w:t>
        </w:r>
      </w:ins>
      <w:r w:rsidR="000B7F35">
        <w:t xml:space="preserve"> (AIT)</w:t>
      </w:r>
      <w:r>
        <w:t>. Njegov zadatak je da verifikuje očekivano ponašanje komponente nakon njene integracije u ECU jedinicu. AIT izvr</w:t>
      </w:r>
      <w:r w:rsidR="00817F8F">
        <w:t>šavaju i snabdevač i integrator</w:t>
      </w:r>
      <w:r>
        <w:t xml:space="preserve"> za</w:t>
      </w:r>
      <w:r w:rsidR="00817F8F">
        <w:t xml:space="preserve"> svaku</w:t>
      </w:r>
      <w:del w:id="214" w:author="sstojanovic" w:date="2019-10-28T13:10:00Z">
        <w:r w:rsidR="00817F8F" w:rsidDel="00B12649">
          <w:delText xml:space="preserve"> SW-C</w:delText>
        </w:r>
      </w:del>
      <w:r w:rsidR="00817F8F">
        <w:t xml:space="preserve"> komponentu ponaosob, tako što se </w:t>
      </w:r>
      <w:proofErr w:type="gramStart"/>
      <w:r w:rsidR="00817F8F">
        <w:t>na</w:t>
      </w:r>
      <w:proofErr w:type="gramEnd"/>
      <w:r w:rsidR="00817F8F">
        <w:t xml:space="preserve"> </w:t>
      </w:r>
      <w:del w:id="215" w:author="sstojanovic" w:date="2019-10-18T12:31:00Z">
        <w:r w:rsidR="00817F8F" w:rsidDel="005571D3">
          <w:delText xml:space="preserve">ECU </w:delText>
        </w:r>
        <w:r w:rsidR="006E77B7" w:rsidDel="005571D3">
          <w:delText>prenosi</w:delText>
        </w:r>
      </w:del>
      <w:ins w:id="216" w:author="sstojanovic" w:date="2019-10-18T12:31:00Z">
        <w:r w:rsidR="005571D3">
          <w:t>namensku platform</w:t>
        </w:r>
      </w:ins>
      <w:ins w:id="217" w:author="sstojanovic" w:date="2019-10-30T12:22:00Z">
        <w:r w:rsidR="00CF7DE7">
          <w:t>u</w:t>
        </w:r>
      </w:ins>
      <w:ins w:id="218" w:author="sstojanovic" w:date="2019-10-18T12:31:00Z">
        <w:r w:rsidR="005571D3">
          <w:t xml:space="preserve"> spušta</w:t>
        </w:r>
      </w:ins>
      <w:r w:rsidR="006E77B7">
        <w:t xml:space="preserve"> </w:t>
      </w:r>
      <w:r w:rsidR="00817F8F">
        <w:t>samo jedna aplikacija, dok se ostale</w:t>
      </w:r>
      <w:r w:rsidR="006E77B7">
        <w:t xml:space="preserve"> zaustavljaju</w:t>
      </w:r>
      <w:r w:rsidR="00817F8F">
        <w:t>.</w:t>
      </w:r>
      <w:r>
        <w:t xml:space="preserve"> Snabdevač vrši proveru ponašanja komponente, be</w:t>
      </w:r>
      <w:r w:rsidR="004A18B9">
        <w:t>leži ulazne i izlazne vektore, i</w:t>
      </w:r>
      <w:r>
        <w:t xml:space="preserve"> šalje ih integratoru, zajedno </w:t>
      </w:r>
      <w:proofErr w:type="gramStart"/>
      <w:r>
        <w:t>sa</w:t>
      </w:r>
      <w:proofErr w:type="gramEnd"/>
      <w:r>
        <w:t xml:space="preserve"> vektorom dozvoljenog odstupanja. Integrator tada vrši identične provere koristeći primljene ulazne, i beleži izlazne vektore. Na kraju, integrator poredi svoje izlazne vektore </w:t>
      </w:r>
      <w:proofErr w:type="gramStart"/>
      <w:r>
        <w:t>sa</w:t>
      </w:r>
      <w:proofErr w:type="gramEnd"/>
      <w:r>
        <w:t xml:space="preserve"> onima koje j</w:t>
      </w:r>
      <w:r w:rsidR="00D74377">
        <w:t xml:space="preserve">e dobio od snabdevača, i ako je </w:t>
      </w:r>
      <w:r>
        <w:t>odstupanje manje od dozvoljenog, rezultat testa je pozitivan.</w:t>
      </w:r>
    </w:p>
    <w:p w14:paraId="6F63541A" w14:textId="77777777" w:rsidR="005D3FD3" w:rsidRDefault="000C090F">
      <w:pPr>
        <w:ind w:firstLine="0"/>
        <w:rPr>
          <w:del w:id="219" w:author="sstojanovic" w:date="2019-10-29T14:03:00Z"/>
        </w:rPr>
        <w:pPrChange w:id="220" w:author="sstojanovic" w:date="2019-10-29T14:04:00Z">
          <w:pPr/>
        </w:pPrChange>
      </w:pPr>
      <w:ins w:id="221" w:author="sstojanovic" w:date="2019-10-29T14:04:00Z">
        <w:r>
          <w:lastRenderedPageBreak/>
          <w:tab/>
        </w:r>
      </w:ins>
    </w:p>
    <w:p w14:paraId="509E4B9A" w14:textId="139A6362" w:rsidR="00B12649" w:rsidRDefault="00733205" w:rsidP="000C090F">
      <w:pPr>
        <w:ind w:firstLine="0"/>
        <w:rPr>
          <w:ins w:id="222" w:author="sstojanovic" w:date="2019-10-28T13:12:00Z"/>
        </w:rPr>
        <w:sectPr w:rsidR="00B12649" w:rsidSect="000C090F">
          <w:type w:val="continuous"/>
          <w:pgSz w:w="11907" w:h="16840" w:code="9"/>
          <w:pgMar w:top="1134" w:right="1418" w:bottom="1134" w:left="1418" w:header="567" w:footer="567" w:gutter="0"/>
          <w:cols w:space="720"/>
        </w:sectPr>
      </w:pPr>
      <w:r>
        <w:t xml:space="preserve">Poslednji deo procesa </w:t>
      </w:r>
      <w:r w:rsidR="00CF17DB">
        <w:t>testiranja integrisanih</w:t>
      </w:r>
      <w:r>
        <w:t xml:space="preserve"> AUTOSAR</w:t>
      </w:r>
      <w:r w:rsidR="00CF17DB">
        <w:t xml:space="preserve"> aplikacija</w:t>
      </w:r>
      <w:r>
        <w:t xml:space="preserve"> jeste test</w:t>
      </w:r>
      <w:r w:rsidR="004F2CBF">
        <w:t xml:space="preserve"> same</w:t>
      </w:r>
      <w:r>
        <w:t xml:space="preserve"> integracije softvera</w:t>
      </w:r>
      <w:r w:rsidR="000B7F35">
        <w:t xml:space="preserve"> (SIT)</w:t>
      </w:r>
      <w:r w:rsidR="00C65160">
        <w:t xml:space="preserve">, čija uloga u procesu podrazumeva utvrđivanje tačnosti integracije kompletnog softvera, koji se sastoji iz </w:t>
      </w:r>
      <w:r w:rsidR="0054168D">
        <w:t>platformskog softvera, upravljačkog softvera i svih softverskih komponenti aplikacije. Druga uloga SI</w:t>
      </w:r>
      <w:r w:rsidR="00817F8F">
        <w:t xml:space="preserve">T-a </w:t>
      </w:r>
      <w:r w:rsidR="0054168D">
        <w:t xml:space="preserve">jeste potvrda da </w:t>
      </w:r>
      <w:proofErr w:type="gramStart"/>
      <w:r w:rsidR="0054168D">
        <w:t>ceo softver</w:t>
      </w:r>
      <w:proofErr w:type="gramEnd"/>
      <w:r w:rsidR="0054168D">
        <w:t xml:space="preserve"> može da funkcioniše bez smetnji koje mogu biti prouzrokovane razlikama u korišćenom hardveru ili menjanjem konfiguracija u za</w:t>
      </w:r>
      <w:r w:rsidR="00875926">
        <w:t>visnosti od tipa ciljnog vozila</w:t>
      </w:r>
      <w:r w:rsidR="00EA4FE4">
        <w:t>.</w:t>
      </w:r>
      <w:r w:rsidR="0054168D">
        <w:t xml:space="preserve"> Da bi ovaj test mogao da se izvrši,</w:t>
      </w:r>
      <w:r w:rsidR="00F77535">
        <w:t xml:space="preserve"> uz druge specifičnosti</w:t>
      </w:r>
      <w:r w:rsidR="0054168D">
        <w:t xml:space="preserve"> potrebni su</w:t>
      </w:r>
      <w:r w:rsidR="00F77535">
        <w:t xml:space="preserve"> i pozitivni rezultati prethodno izvršenih AAT i </w:t>
      </w:r>
      <w:r w:rsidR="008A765E">
        <w:t>AIT</w:t>
      </w:r>
      <w:r w:rsidR="00F77535">
        <w:t xml:space="preserve"> testova, kao i pokretanje celog procesa izgradnje bez grešaka. </w:t>
      </w:r>
    </w:p>
    <w:p w14:paraId="63C72AFC" w14:textId="77777777" w:rsidR="005D3FD3" w:rsidRDefault="000C090F">
      <w:pPr>
        <w:ind w:firstLine="0"/>
        <w:pPrChange w:id="223" w:author="sstojanovic" w:date="2019-10-29T14:04:00Z">
          <w:pPr/>
        </w:pPrChange>
      </w:pPr>
      <w:ins w:id="224" w:author="sstojanovic" w:date="2019-10-29T14:04:00Z">
        <w:r>
          <w:lastRenderedPageBreak/>
          <w:tab/>
        </w:r>
      </w:ins>
      <w:r w:rsidR="00F77535">
        <w:t xml:space="preserve">Ako su svi preduslovi ispunjeni, SIT se izvršava </w:t>
      </w:r>
      <w:proofErr w:type="gramStart"/>
      <w:r w:rsidR="00F77535">
        <w:t>na</w:t>
      </w:r>
      <w:proofErr w:type="gramEnd"/>
      <w:r w:rsidR="00F77535">
        <w:t xml:space="preserve"> kompletnom softveru,</w:t>
      </w:r>
      <w:r w:rsidR="00875926">
        <w:t xml:space="preserve"> nakon </w:t>
      </w:r>
      <w:del w:id="225" w:author="sstojanovic" w:date="2019-10-28T13:11:00Z">
        <w:r w:rsidR="00875926" w:rsidDel="00B12649">
          <w:delText xml:space="preserve">flešovanja </w:delText>
        </w:r>
      </w:del>
      <w:ins w:id="226" w:author="sstojanovic" w:date="2019-10-28T13:11:00Z">
        <w:r w:rsidR="00B12649">
          <w:t xml:space="preserve">spuštanja </w:t>
        </w:r>
      </w:ins>
      <w:r w:rsidR="00875926">
        <w:t xml:space="preserve">svih komponenti </w:t>
      </w:r>
      <w:ins w:id="227" w:author="sstojanovic" w:date="2019-10-28T13:11:00Z">
        <w:r w:rsidR="00B12649">
          <w:t>zajedno na namensku platform</w:t>
        </w:r>
      </w:ins>
      <w:del w:id="228" w:author="sstojanovic" w:date="2019-10-28T13:11:00Z">
        <w:r w:rsidR="00875926" w:rsidDel="00B12649">
          <w:delText>zajedno</w:delText>
        </w:r>
      </w:del>
      <w:ins w:id="229" w:author="sstojanovic" w:date="2019-10-28T13:11:00Z">
        <w:r w:rsidR="00B12649">
          <w:t>u</w:t>
        </w:r>
      </w:ins>
      <w:r w:rsidR="00875926">
        <w:t>,</w:t>
      </w:r>
      <w:r w:rsidR="00F77535">
        <w:t xml:space="preserve"> uključujući sve nezavisne aplikacije i upravljački softver. Rezultat testa je pozitivan ako</w:t>
      </w:r>
      <w:r w:rsidR="00814A76">
        <w:t xml:space="preserve"> su ispunjena sledeća tri uslova</w:t>
      </w:r>
      <w:r w:rsidR="00F77535">
        <w:t>:</w:t>
      </w:r>
      <w:ins w:id="230" w:author="sstojanovic" w:date="2019-10-04T12:48:00Z">
        <w:r w:rsidR="00ED69FA">
          <w:t xml:space="preserve">  </w:t>
        </w:r>
      </w:ins>
    </w:p>
    <w:p w14:paraId="6AC8EFCB" w14:textId="77777777" w:rsidR="00F77535" w:rsidRPr="00F77535" w:rsidRDefault="00814A76" w:rsidP="00F87187">
      <w:pPr>
        <w:numPr>
          <w:ilvl w:val="0"/>
          <w:numId w:val="22"/>
        </w:numPr>
      </w:pPr>
      <w:r>
        <w:t>Z</w:t>
      </w:r>
      <w:r w:rsidR="00F77535">
        <w:t xml:space="preserve">a svaku softversku komponentu integrisana </w:t>
      </w:r>
      <w:r>
        <w:t xml:space="preserve">je </w:t>
      </w:r>
      <w:r w:rsidR="00F77535">
        <w:t>tačna verzija</w:t>
      </w:r>
    </w:p>
    <w:p w14:paraId="39A42E51" w14:textId="77777777" w:rsidR="00F77535" w:rsidRDefault="00814A76" w:rsidP="00F87187">
      <w:pPr>
        <w:numPr>
          <w:ilvl w:val="0"/>
          <w:numId w:val="22"/>
        </w:numPr>
      </w:pPr>
      <w:r>
        <w:t xml:space="preserve">Za svaku softversku komponentu </w:t>
      </w:r>
      <w:r>
        <w:rPr>
          <w:i/>
        </w:rPr>
        <w:t xml:space="preserve">init </w:t>
      </w:r>
      <w:r w:rsidR="007D484E">
        <w:t>metoda</w:t>
      </w:r>
      <w:r>
        <w:t xml:space="preserve"> se poziva tačno jednom</w:t>
      </w:r>
    </w:p>
    <w:p w14:paraId="6A919EBB" w14:textId="24230D83" w:rsidR="003E7722" w:rsidRDefault="00814A76" w:rsidP="003E7722">
      <w:pPr>
        <w:numPr>
          <w:ilvl w:val="0"/>
          <w:numId w:val="22"/>
        </w:numPr>
        <w:rPr>
          <w:ins w:id="231" w:author="sstojanovic" w:date="2019-10-21T12:09:00Z"/>
        </w:rPr>
        <w:sectPr w:rsidR="003E7722" w:rsidSect="00B12649">
          <w:type w:val="continuous"/>
          <w:pgSz w:w="11907" w:h="16840" w:code="9"/>
          <w:pgMar w:top="1134" w:right="1418" w:bottom="1134" w:left="1418" w:header="567" w:footer="567" w:gutter="0"/>
          <w:cols w:space="720"/>
        </w:sectPr>
      </w:pPr>
      <w:proofErr w:type="gramStart"/>
      <w:r>
        <w:rPr>
          <w:i/>
        </w:rPr>
        <w:t>main</w:t>
      </w:r>
      <w:proofErr w:type="gramEnd"/>
      <w:r>
        <w:rPr>
          <w:i/>
        </w:rPr>
        <w:t xml:space="preserve"> </w:t>
      </w:r>
      <w:r>
        <w:t>metoda svake softverske komponente se poziva ciklično, u periodama definisanim u model</w:t>
      </w:r>
      <w:ins w:id="232" w:author="sstojanovic" w:date="2019-10-22T11:57:00Z">
        <w:r w:rsidR="004D0573">
          <w:t>u</w:t>
        </w:r>
      </w:ins>
      <w:r w:rsidR="001333CB">
        <w:t>.</w:t>
      </w:r>
      <w:bookmarkStart w:id="233" w:name="_GoBack"/>
      <w:bookmarkEnd w:id="233"/>
      <w:del w:id="234" w:author="sstojanovic" w:date="2019-10-21T12:09:00Z">
        <w:r w:rsidDel="003E7722">
          <w:delText>u</w:delText>
        </w:r>
      </w:del>
    </w:p>
    <w:p w14:paraId="6F836CCF" w14:textId="77777777" w:rsidR="005D3FD3" w:rsidRDefault="005D3FD3">
      <w:pPr>
        <w:ind w:firstLine="0"/>
        <w:rPr>
          <w:del w:id="235" w:author="sstojanovic" w:date="2019-10-21T12:08:00Z"/>
        </w:rPr>
        <w:pPrChange w:id="236" w:author="sstojanovic" w:date="2019-10-21T12:09:00Z">
          <w:pPr>
            <w:numPr>
              <w:numId w:val="22"/>
            </w:numPr>
            <w:ind w:left="1287" w:hanging="360"/>
          </w:pPr>
        </w:pPrChange>
      </w:pPr>
    </w:p>
    <w:p w14:paraId="1FF22B3A" w14:textId="77777777" w:rsidR="005D3FD3" w:rsidRDefault="005D3FD3">
      <w:pPr>
        <w:ind w:firstLine="0"/>
        <w:jc w:val="left"/>
        <w:rPr>
          <w:del w:id="237" w:author="sstojanovic" w:date="2019-10-21T12:08:00Z"/>
        </w:rPr>
        <w:pPrChange w:id="238" w:author="sstojanovic" w:date="2019-10-21T12:09:00Z">
          <w:pPr>
            <w:jc w:val="left"/>
          </w:pPr>
        </w:pPrChange>
      </w:pPr>
    </w:p>
    <w:p w14:paraId="28710472" w14:textId="77777777" w:rsidR="005D3FD3" w:rsidRDefault="005D3FD3">
      <w:pPr>
        <w:ind w:firstLine="0"/>
        <w:jc w:val="left"/>
        <w:rPr>
          <w:del w:id="239" w:author="sstojanovic" w:date="2019-10-21T12:08:00Z"/>
        </w:rPr>
        <w:pPrChange w:id="240" w:author="sstojanovic" w:date="2019-10-21T12:09:00Z">
          <w:pPr>
            <w:jc w:val="left"/>
          </w:pPr>
        </w:pPrChange>
      </w:pPr>
    </w:p>
    <w:p w14:paraId="12C461FB" w14:textId="77777777" w:rsidR="005D3FD3" w:rsidRDefault="005D3FD3">
      <w:pPr>
        <w:ind w:firstLine="0"/>
        <w:pPrChange w:id="241" w:author="sstojanovic" w:date="2019-10-21T12:09:00Z">
          <w:pPr>
            <w:jc w:val="left"/>
          </w:pPr>
        </w:pPrChange>
      </w:pPr>
    </w:p>
    <w:p w14:paraId="12EFA87D" w14:textId="77777777" w:rsidR="007A21E0" w:rsidRDefault="007A21E0" w:rsidP="007A21E0">
      <w:pPr>
        <w:pStyle w:val="Heading2"/>
        <w:rPr>
          <w:lang w:val="sr-Latn-CS"/>
        </w:rPr>
      </w:pPr>
      <w:bookmarkStart w:id="242" w:name="_Toc23253382"/>
      <w:commentRangeStart w:id="243"/>
      <w:commentRangeStart w:id="244"/>
      <w:r>
        <w:rPr>
          <w:lang w:val="sr-Latn-CS"/>
        </w:rPr>
        <w:t>XML</w:t>
      </w:r>
      <w:commentRangeEnd w:id="243"/>
      <w:r w:rsidR="000B6E02">
        <w:rPr>
          <w:rStyle w:val="CommentReference"/>
          <w:rFonts w:ascii="Times New Roman" w:hAnsi="Times New Roman"/>
          <w:b w:val="0"/>
          <w:lang w:eastAsia="ar-SA"/>
        </w:rPr>
        <w:commentReference w:id="243"/>
      </w:r>
      <w:bookmarkEnd w:id="242"/>
      <w:commentRangeEnd w:id="244"/>
      <w:r w:rsidR="00A64C0D">
        <w:rPr>
          <w:rStyle w:val="CommentReference"/>
          <w:rFonts w:ascii="Times New Roman" w:hAnsi="Times New Roman"/>
          <w:b w:val="0"/>
          <w:lang w:eastAsia="ar-SA"/>
        </w:rPr>
        <w:commentReference w:id="244"/>
      </w:r>
    </w:p>
    <w:p w14:paraId="0F1F6FC5" w14:textId="77777777" w:rsidR="007A21E0" w:rsidRDefault="007A21E0" w:rsidP="007A21E0">
      <w:pPr>
        <w:rPr>
          <w:lang w:val="sr-Latn-CS"/>
        </w:rPr>
      </w:pPr>
    </w:p>
    <w:p w14:paraId="440FA06C" w14:textId="77777777" w:rsidR="000C090F" w:rsidRDefault="000C090F" w:rsidP="000C090F">
      <w:pPr>
        <w:ind w:firstLine="0"/>
        <w:rPr>
          <w:ins w:id="245" w:author="sstojanovic" w:date="2019-10-29T14:04:00Z"/>
          <w:lang w:val="sr-Latn-CS"/>
        </w:rPr>
        <w:sectPr w:rsidR="000C090F" w:rsidSect="00B74C53">
          <w:pgSz w:w="11907" w:h="16840" w:code="9"/>
          <w:pgMar w:top="1134" w:right="1418" w:bottom="1134" w:left="1418" w:header="567" w:footer="567" w:gutter="0"/>
          <w:cols w:space="720"/>
        </w:sectPr>
      </w:pPr>
      <w:ins w:id="246" w:author="sstojanovic" w:date="2019-10-29T14:04:00Z">
        <w:r>
          <w:rPr>
            <w:lang w:val="sr-Latn-CS"/>
          </w:rPr>
          <w:tab/>
        </w:r>
      </w:ins>
      <w:r w:rsidR="007A21E0" w:rsidRPr="007A21E0">
        <w:rPr>
          <w:lang w:val="sr-Latn-CS"/>
        </w:rPr>
        <w:t>U računarstvu, pojam označavanja dokumenta preds</w:t>
      </w:r>
      <w:r w:rsidR="0033190C">
        <w:rPr>
          <w:lang w:val="sr-Latn-CS"/>
        </w:rPr>
        <w:t>tavlja proces upotrebe kodova kako</w:t>
      </w:r>
      <w:r w:rsidR="007A21E0" w:rsidRPr="007A21E0">
        <w:rPr>
          <w:lang w:val="sr-Latn-CS"/>
        </w:rPr>
        <w:t xml:space="preserve"> bi se definisala struktura, vizuelna predstava, kao i značenje podataka unutar njega. XML (extensible markup language) je jezik za predstavljanje, označavanje, i prenos podataka unutar</w:t>
      </w:r>
      <w:r w:rsidR="007A21E0">
        <w:rPr>
          <w:lang w:val="sr-Latn-CS"/>
        </w:rPr>
        <w:t xml:space="preserve"> </w:t>
      </w:r>
      <w:r w:rsidR="007A21E0" w:rsidRPr="007A21E0">
        <w:rPr>
          <w:lang w:val="sr-Latn-CS"/>
        </w:rPr>
        <w:t>tekstualnih dokumenata, kroz različite informacione sisteme. Propisan od strane medjunarodne organizacije za izradu inernet</w:t>
      </w:r>
      <w:r w:rsidR="007A21E0">
        <w:rPr>
          <w:lang w:val="sr-Latn-CS"/>
        </w:rPr>
        <w:t xml:space="preserve"> </w:t>
      </w:r>
      <w:r w:rsidR="007A21E0" w:rsidRPr="007A21E0">
        <w:rPr>
          <w:lang w:val="sr-Latn-CS"/>
        </w:rPr>
        <w:t>standarda (W3C) 1998. godine, XML standard u osnovi koncepta korišćenja sadrži prostu ideju jednostavnosti korišćenja i čitljivosti, kako za korisnike tako i za računare.</w:t>
      </w:r>
    </w:p>
    <w:p w14:paraId="268A307E" w14:textId="77777777" w:rsidR="005D3FD3" w:rsidRDefault="000C090F">
      <w:pPr>
        <w:ind w:firstLine="0"/>
        <w:rPr>
          <w:del w:id="247" w:author="sstojanovic" w:date="2019-10-29T14:04:00Z"/>
          <w:lang w:val="sr-Latn-CS"/>
        </w:rPr>
        <w:pPrChange w:id="248" w:author="sstojanovic" w:date="2019-10-29T14:04:00Z">
          <w:pPr/>
        </w:pPrChange>
      </w:pPr>
      <w:ins w:id="249" w:author="sstojanovic" w:date="2019-10-29T14:04:00Z">
        <w:r>
          <w:rPr>
            <w:lang w:val="sr-Latn-CS"/>
          </w:rPr>
          <w:lastRenderedPageBreak/>
          <w:tab/>
        </w:r>
      </w:ins>
    </w:p>
    <w:p w14:paraId="1E7322C6" w14:textId="77777777" w:rsidR="000C090F" w:rsidRDefault="007A21E0" w:rsidP="000C090F">
      <w:pPr>
        <w:ind w:firstLine="0"/>
        <w:rPr>
          <w:ins w:id="250" w:author="sstojanovic" w:date="2019-10-29T14:04:00Z"/>
          <w:lang w:val="sr-Latn-CS"/>
        </w:rPr>
        <w:sectPr w:rsidR="000C090F" w:rsidSect="000C090F">
          <w:type w:val="continuous"/>
          <w:pgSz w:w="11907" w:h="16840" w:code="9"/>
          <w:pgMar w:top="1134" w:right="1418" w:bottom="1134" w:left="1418" w:header="567" w:footer="567" w:gutter="0"/>
          <w:cols w:space="720"/>
        </w:sectPr>
      </w:pPr>
      <w:r w:rsidRPr="007A21E0">
        <w:rPr>
          <w:lang w:val="sr-Latn-CS"/>
        </w:rPr>
        <w:t>XML dokument je samoopisujuća, platformski nezavisna tekstualna datoteka. Osnovni blokovi strukture XML dokumenta se zovu</w:t>
      </w:r>
      <w:r>
        <w:rPr>
          <w:lang w:val="sr-Latn-CS"/>
        </w:rPr>
        <w:t xml:space="preserve"> </w:t>
      </w:r>
      <w:r w:rsidRPr="007A21E0">
        <w:rPr>
          <w:lang w:val="sr-Latn-CS"/>
        </w:rPr>
        <w:t>elementi. Jedan</w:t>
      </w:r>
      <w:ins w:id="251" w:author="sstojanovic" w:date="2019-09-30T14:44:00Z">
        <w:r w:rsidR="00633376">
          <w:rPr>
            <w:lang w:val="sr-Latn-CS"/>
          </w:rPr>
          <w:t xml:space="preserve"> XML</w:t>
        </w:r>
      </w:ins>
      <w:r w:rsidRPr="007A21E0">
        <w:rPr>
          <w:lang w:val="sr-Latn-CS"/>
        </w:rPr>
        <w:t xml:space="preserve"> element</w:t>
      </w:r>
      <w:ins w:id="252" w:author="sstojanovic" w:date="2019-09-30T14:44:00Z">
        <w:r w:rsidR="00633376">
          <w:rPr>
            <w:lang w:val="sr-Latn-CS"/>
          </w:rPr>
          <w:t xml:space="preserve"> </w:t>
        </w:r>
      </w:ins>
      <w:ins w:id="253" w:author="sstojanovic" w:date="2019-09-30T14:45:00Z">
        <w:r w:rsidR="00633376">
          <w:rPr>
            <w:lang w:val="sr-Latn-CS"/>
          </w:rPr>
          <w:t>(</w:t>
        </w:r>
      </w:ins>
      <w:ins w:id="254" w:author="sstojanovic" w:date="2019-10-25T15:21:00Z">
        <w:r w:rsidR="00FA53E4">
          <w:rPr>
            <w:lang w:val="sr-Latn-CS"/>
          </w:rPr>
          <w:fldChar w:fldCharType="begin"/>
        </w:r>
        <w:r w:rsidR="009F6570">
          <w:rPr>
            <w:lang w:val="sr-Latn-CS"/>
          </w:rPr>
          <w:instrText xml:space="preserve"> REF _Ref22909301 </w:instrText>
        </w:r>
      </w:ins>
      <w:r w:rsidR="00FA53E4">
        <w:rPr>
          <w:lang w:val="sr-Latn-CS"/>
        </w:rPr>
        <w:fldChar w:fldCharType="separate"/>
      </w:r>
      <w:ins w:id="255" w:author="sstojanovic" w:date="2019-10-25T15:21:00Z">
        <w:r w:rsidR="009F6570">
          <w:t xml:space="preserve">Slika </w:t>
        </w:r>
        <w:r w:rsidR="009F6570">
          <w:rPr>
            <w:noProof/>
          </w:rPr>
          <w:t>2</w:t>
        </w:r>
        <w:r w:rsidR="009F6570">
          <w:t>.</w:t>
        </w:r>
        <w:r w:rsidR="009F6570">
          <w:rPr>
            <w:noProof/>
          </w:rPr>
          <w:t>5</w:t>
        </w:r>
        <w:r w:rsidR="00FA53E4">
          <w:rPr>
            <w:lang w:val="sr-Latn-CS"/>
          </w:rPr>
          <w:fldChar w:fldCharType="end"/>
        </w:r>
      </w:ins>
      <w:ins w:id="256" w:author="sstojanovic" w:date="2019-09-30T14:45:00Z">
        <w:r w:rsidR="00633376">
          <w:rPr>
            <w:lang w:val="sr-Latn-CS"/>
          </w:rPr>
          <w:t>)</w:t>
        </w:r>
      </w:ins>
      <w:r w:rsidRPr="007A21E0">
        <w:rPr>
          <w:lang w:val="sr-Latn-CS"/>
        </w:rPr>
        <w:t xml:space="preserve"> predstavlja podatke (</w:t>
      </w:r>
      <w:r w:rsidR="00FA53E4" w:rsidRPr="00FA53E4">
        <w:rPr>
          <w:i/>
          <w:lang w:val="sr-Latn-CS"/>
          <w:rPrChange w:id="257" w:author="sstojanovic" w:date="2019-09-30T14:45:00Z">
            <w:rPr>
              <w:lang w:val="sr-Latn-CS"/>
            </w:rPr>
          </w:rPrChange>
        </w:rPr>
        <w:t>text</w:t>
      </w:r>
      <w:r w:rsidRPr="007A21E0">
        <w:rPr>
          <w:lang w:val="sr-Latn-CS"/>
        </w:rPr>
        <w:t>), koji se nalaze izmedju početn</w:t>
      </w:r>
      <w:r w:rsidR="001C4E0D">
        <w:rPr>
          <w:lang w:val="sr-Latn-CS"/>
        </w:rPr>
        <w:t>e, otvarajuće,</w:t>
      </w:r>
      <w:r w:rsidRPr="007A21E0">
        <w:rPr>
          <w:lang w:val="sr-Latn-CS"/>
        </w:rPr>
        <w:t xml:space="preserve"> i krajnje</w:t>
      </w:r>
      <w:r w:rsidR="001C4E0D">
        <w:rPr>
          <w:lang w:val="sr-Latn-CS"/>
        </w:rPr>
        <w:t>, zatvarajuće</w:t>
      </w:r>
      <w:r w:rsidRPr="007A21E0">
        <w:rPr>
          <w:lang w:val="sr-Latn-CS"/>
        </w:rPr>
        <w:t xml:space="preserve"> etikete (</w:t>
      </w:r>
      <w:r w:rsidR="00FA53E4" w:rsidRPr="00FA53E4">
        <w:rPr>
          <w:i/>
          <w:lang w:val="sr-Latn-CS"/>
          <w:rPrChange w:id="258" w:author="sstojanovic" w:date="2019-09-30T14:45:00Z">
            <w:rPr>
              <w:lang w:val="sr-Latn-CS"/>
            </w:rPr>
          </w:rPrChange>
        </w:rPr>
        <w:t>tag</w:t>
      </w:r>
      <w:r w:rsidRPr="007A21E0">
        <w:rPr>
          <w:lang w:val="sr-Latn-CS"/>
        </w:rPr>
        <w:t>). Početna i krajnja etiketa jednog ele</w:t>
      </w:r>
      <w:r w:rsidR="0033190C">
        <w:rPr>
          <w:lang w:val="sr-Latn-CS"/>
        </w:rPr>
        <w:t>menta predstavljaju njegov naslov</w:t>
      </w:r>
      <w:r w:rsidRPr="007A21E0">
        <w:rPr>
          <w:lang w:val="sr-Latn-CS"/>
        </w:rPr>
        <w:t>, i moraju imati identičan naziv, s tim da krajnja etiketa</w:t>
      </w:r>
      <w:r>
        <w:rPr>
          <w:lang w:val="sr-Latn-CS"/>
        </w:rPr>
        <w:t xml:space="preserve"> </w:t>
      </w:r>
      <w:r w:rsidRPr="007A21E0">
        <w:rPr>
          <w:lang w:val="sr-Latn-CS"/>
        </w:rPr>
        <w:t>kao prvi karakter sadrži znak "/".</w:t>
      </w:r>
      <w:r>
        <w:rPr>
          <w:lang w:val="sr-Latn-CS"/>
        </w:rPr>
        <w:t xml:space="preserve"> </w:t>
      </w:r>
      <w:r w:rsidRPr="007A21E0">
        <w:rPr>
          <w:lang w:val="sr-Latn-CS"/>
        </w:rPr>
        <w:t>Elementu takođe može biti pridružen proizvoljan broj atributa, koji pružaju dodatne informacije o njemu, i sastoje</w:t>
      </w:r>
      <w:r>
        <w:rPr>
          <w:lang w:val="sr-Latn-CS"/>
        </w:rPr>
        <w:t xml:space="preserve"> </w:t>
      </w:r>
      <w:r w:rsidRPr="007A21E0">
        <w:rPr>
          <w:lang w:val="sr-Latn-CS"/>
        </w:rPr>
        <w:t>se iz naziva atributa, znaka jednakosti i vrednosti atributa. Sve etikete, podaci i atributi su tekstualnog tipa, što omogućava proširivost XML jezika, i čitanje XML datoteka na različitim platformama koje imaju mogućnost čitanja tekstualne datoteke. Nazivi XML elemenata unutar etiketa moraju</w:t>
      </w:r>
      <w:r>
        <w:rPr>
          <w:lang w:val="sr-Latn-CS"/>
        </w:rPr>
        <w:t xml:space="preserve"> </w:t>
      </w:r>
      <w:r w:rsidRPr="007A21E0">
        <w:rPr>
          <w:lang w:val="sr-Latn-CS"/>
        </w:rPr>
        <w:t>postojati, sadržaj elementa može biti prazan znakovni niz (string), dok su at</w:t>
      </w:r>
      <w:r w:rsidR="0033190C">
        <w:rPr>
          <w:lang w:val="sr-Latn-CS"/>
        </w:rPr>
        <w:t>ributi u potpunosti opcioni. Sva</w:t>
      </w:r>
      <w:r w:rsidRPr="007A21E0">
        <w:rPr>
          <w:lang w:val="sr-Latn-CS"/>
        </w:rPr>
        <w:t xml:space="preserve"> </w:t>
      </w:r>
      <w:r w:rsidR="0033190C">
        <w:rPr>
          <w:lang w:val="sr-Latn-CS"/>
        </w:rPr>
        <w:t>polja</w:t>
      </w:r>
      <w:r w:rsidRPr="007A21E0">
        <w:rPr>
          <w:lang w:val="sr-Latn-CS"/>
        </w:rPr>
        <w:t xml:space="preserve"> unutar XML dokumenta su case sensitive.</w:t>
      </w:r>
      <w:r>
        <w:rPr>
          <w:lang w:val="sr-Latn-CS"/>
        </w:rPr>
        <w:t xml:space="preserve"> </w:t>
      </w:r>
      <w:r w:rsidRPr="007A21E0">
        <w:rPr>
          <w:lang w:val="sr-Latn-CS"/>
        </w:rPr>
        <w:t>Struktura samog XML dokumenta je hijerarhijska, što znači da svaki element može sadržati jedan ili više 'podelemenata'.</w:t>
      </w:r>
      <w:r>
        <w:rPr>
          <w:lang w:val="sr-Latn-CS"/>
        </w:rPr>
        <w:t xml:space="preserve"> </w:t>
      </w:r>
      <w:r w:rsidRPr="007A21E0">
        <w:rPr>
          <w:lang w:val="sr-Latn-CS"/>
        </w:rPr>
        <w:t>Dokument ima jedinstveni element na početku hijerarhije, koji predstavlja korenski element stabla. Svi ostali elementi su 'deca' korenskog elementa. Dobro oblikovana (</w:t>
      </w:r>
      <w:ins w:id="259" w:author="sstojanovic" w:date="2019-09-30T14:54:00Z">
        <w:r w:rsidR="00633376">
          <w:rPr>
            <w:lang w:val="sr-Latn-CS"/>
          </w:rPr>
          <w:t xml:space="preserve">eng. </w:t>
        </w:r>
      </w:ins>
      <w:r w:rsidR="00FA53E4" w:rsidRPr="00FA53E4">
        <w:rPr>
          <w:i/>
          <w:lang w:val="sr-Latn-CS"/>
          <w:rPrChange w:id="260" w:author="sstojanovic" w:date="2019-09-30T14:54:00Z">
            <w:rPr>
              <w:lang w:val="sr-Latn-CS"/>
            </w:rPr>
          </w:rPrChange>
        </w:rPr>
        <w:t>well-formed</w:t>
      </w:r>
      <w:r w:rsidRPr="007A21E0">
        <w:rPr>
          <w:lang w:val="sr-Latn-CS"/>
        </w:rPr>
        <w:t>) XML datoteka poštuje skup veoma strogih pravila koja regulišu XML</w:t>
      </w:r>
      <w:ins w:id="261" w:author="sstojanovic" w:date="2019-10-22T11:58:00Z">
        <w:r w:rsidR="004D0573">
          <w:rPr>
            <w:lang w:val="sr-Latn-CS"/>
          </w:rPr>
          <w:t xml:space="preserve"> jezik</w:t>
        </w:r>
      </w:ins>
      <w:r w:rsidRPr="007A21E0">
        <w:rPr>
          <w:lang w:val="sr-Latn-CS"/>
        </w:rPr>
        <w:t>. Ova pravila su sintaksne prirode, i odnose se na postojanje</w:t>
      </w:r>
      <w:r>
        <w:rPr>
          <w:lang w:val="sr-Latn-CS"/>
        </w:rPr>
        <w:t xml:space="preserve"> </w:t>
      </w:r>
      <w:r w:rsidRPr="007A21E0">
        <w:rPr>
          <w:lang w:val="sr-Latn-CS"/>
        </w:rPr>
        <w:t xml:space="preserve">otvarajućih i zatvarajućih etiketa, karaktera dozvoljenih u </w:t>
      </w:r>
      <w:r w:rsidR="004F726F">
        <w:rPr>
          <w:lang w:val="sr-Latn-CS"/>
        </w:rPr>
        <w:t>naslovima</w:t>
      </w:r>
      <w:r w:rsidRPr="007A21E0">
        <w:rPr>
          <w:lang w:val="sr-Latn-CS"/>
        </w:rPr>
        <w:t xml:space="preserve"> i podacima elemenata, ugnj</w:t>
      </w:r>
      <w:ins w:id="262" w:author="sstojanovic" w:date="2019-10-22T11:58:00Z">
        <w:r w:rsidR="004D0573">
          <w:rPr>
            <w:lang w:val="sr-Latn-CS"/>
          </w:rPr>
          <w:t>e</w:t>
        </w:r>
      </w:ins>
      <w:r w:rsidRPr="007A21E0">
        <w:rPr>
          <w:lang w:val="sr-Latn-CS"/>
        </w:rPr>
        <w:t>ždenost elemenata, osetlj</w:t>
      </w:r>
      <w:r w:rsidR="00586390">
        <w:rPr>
          <w:lang w:val="sr-Latn-CS"/>
        </w:rPr>
        <w:t>ivost na mala i velika</w:t>
      </w:r>
      <w:ins w:id="263" w:author="sstojanovic" w:date="2019-10-22T11:58:00Z">
        <w:r w:rsidR="004D0573">
          <w:rPr>
            <w:lang w:val="sr-Latn-CS"/>
          </w:rPr>
          <w:t xml:space="preserve"> </w:t>
        </w:r>
      </w:ins>
      <w:r w:rsidR="00586390">
        <w:rPr>
          <w:lang w:val="sr-Latn-CS"/>
        </w:rPr>
        <w:t>slova, i sli</w:t>
      </w:r>
      <w:r w:rsidR="00586390">
        <w:t>čno</w:t>
      </w:r>
      <w:r w:rsidRPr="007A21E0">
        <w:rPr>
          <w:lang w:val="sr-Latn-CS"/>
        </w:rPr>
        <w:t>.</w:t>
      </w:r>
      <w:r>
        <w:rPr>
          <w:lang w:val="sr-Latn-CS"/>
        </w:rPr>
        <w:t xml:space="preserve"> </w:t>
      </w:r>
      <w:r w:rsidRPr="007A21E0">
        <w:rPr>
          <w:lang w:val="sr-Latn-CS"/>
        </w:rPr>
        <w:t>Ako je bilo koje od tih pravila prekršeno, datoteka ne može biti otvorena ni obrađivana kao XML datoteka.</w:t>
      </w:r>
    </w:p>
    <w:p w14:paraId="4209C6F8" w14:textId="77777777" w:rsidR="005D3FD3" w:rsidRDefault="000C090F">
      <w:pPr>
        <w:ind w:firstLine="0"/>
        <w:rPr>
          <w:del w:id="264" w:author="sstojanovic" w:date="2019-10-29T14:04:00Z"/>
          <w:lang w:val="sr-Latn-CS"/>
        </w:rPr>
        <w:pPrChange w:id="265" w:author="sstojanovic" w:date="2019-10-29T14:04:00Z">
          <w:pPr/>
        </w:pPrChange>
      </w:pPr>
      <w:ins w:id="266" w:author="sstojanovic" w:date="2019-10-29T14:04:00Z">
        <w:r>
          <w:rPr>
            <w:lang w:val="sr-Latn-CS"/>
          </w:rPr>
          <w:lastRenderedPageBreak/>
          <w:tab/>
        </w:r>
      </w:ins>
    </w:p>
    <w:p w14:paraId="0C22E50C" w14:textId="77777777" w:rsidR="005D3FD3" w:rsidRDefault="007A21E0">
      <w:pPr>
        <w:ind w:firstLine="0"/>
        <w:rPr>
          <w:lang w:val="sr-Latn-CS"/>
        </w:rPr>
        <w:pPrChange w:id="267" w:author="sstojanovic" w:date="2019-10-29T14:04:00Z">
          <w:pPr/>
        </w:pPrChange>
      </w:pPr>
      <w:del w:id="268" w:author="sstojanovic" w:date="2019-10-29T14:04:00Z">
        <w:r w:rsidDel="000C090F">
          <w:rPr>
            <w:lang w:val="sr-Latn-CS"/>
          </w:rPr>
          <w:tab/>
        </w:r>
      </w:del>
      <w:r w:rsidRPr="007A21E0">
        <w:rPr>
          <w:lang w:val="sr-Latn-CS"/>
        </w:rPr>
        <w:t>Za proveru oblika XML datoteke koristi se jedan od dva standarda preporučenih od strane W3C: DTD (</w:t>
      </w:r>
      <w:ins w:id="269" w:author="sstojanovic" w:date="2019-10-02T12:26:00Z">
        <w:r w:rsidR="004552EA">
          <w:rPr>
            <w:lang w:val="sr-Latn-CS"/>
          </w:rPr>
          <w:t xml:space="preserve">eng. </w:t>
        </w:r>
      </w:ins>
      <w:r w:rsidR="00FA53E4" w:rsidRPr="00FA53E4">
        <w:rPr>
          <w:i/>
          <w:lang w:val="sr-Latn-CS"/>
          <w:rPrChange w:id="270" w:author="sstojanovic" w:date="2019-09-30T14:54:00Z">
            <w:rPr>
              <w:lang w:val="sr-Latn-CS"/>
            </w:rPr>
          </w:rPrChange>
        </w:rPr>
        <w:t>Document T</w:t>
      </w:r>
      <w:ins w:id="271" w:author="sstojanovic" w:date="2019-09-30T14:54:00Z">
        <w:r w:rsidR="00FA53E4" w:rsidRPr="00FA53E4">
          <w:rPr>
            <w:i/>
            <w:lang w:val="sr-Latn-CS"/>
            <w:rPrChange w:id="272" w:author="sstojanovic" w:date="2019-09-30T14:54:00Z">
              <w:rPr>
                <w:lang w:val="sr-Latn-CS"/>
              </w:rPr>
            </w:rPrChange>
          </w:rPr>
          <w:t>y</w:t>
        </w:r>
      </w:ins>
      <w:del w:id="273" w:author="sstojanovic" w:date="2019-09-30T14:54:00Z">
        <w:r w:rsidR="00FA53E4" w:rsidRPr="00FA53E4">
          <w:rPr>
            <w:i/>
            <w:lang w:val="sr-Latn-CS"/>
            <w:rPrChange w:id="274" w:author="sstojanovic" w:date="2019-09-30T14:54:00Z">
              <w:rPr>
                <w:lang w:val="sr-Latn-CS"/>
              </w:rPr>
            </w:rPrChange>
          </w:rPr>
          <w:delText>Y</w:delText>
        </w:r>
      </w:del>
      <w:r w:rsidR="00FA53E4" w:rsidRPr="00FA53E4">
        <w:rPr>
          <w:i/>
          <w:lang w:val="sr-Latn-CS"/>
          <w:rPrChange w:id="275" w:author="sstojanovic" w:date="2019-09-30T14:54:00Z">
            <w:rPr>
              <w:lang w:val="sr-Latn-CS"/>
            </w:rPr>
          </w:rPrChange>
        </w:rPr>
        <w:t>pe Definition</w:t>
      </w:r>
      <w:r w:rsidRPr="007A21E0">
        <w:rPr>
          <w:lang w:val="sr-Latn-CS"/>
        </w:rPr>
        <w:t>) i</w:t>
      </w:r>
      <w:r w:rsidR="004F726F">
        <w:rPr>
          <w:lang w:val="sr-Latn-CS"/>
        </w:rPr>
        <w:t>li</w:t>
      </w:r>
      <w:r w:rsidRPr="007A21E0">
        <w:rPr>
          <w:lang w:val="sr-Latn-CS"/>
        </w:rPr>
        <w:t xml:space="preserve"> XSD (</w:t>
      </w:r>
      <w:ins w:id="276" w:author="sstojanovic" w:date="2019-10-02T12:26:00Z">
        <w:r w:rsidR="004552EA">
          <w:rPr>
            <w:lang w:val="sr-Latn-CS"/>
          </w:rPr>
          <w:t xml:space="preserve">eng. </w:t>
        </w:r>
      </w:ins>
      <w:r w:rsidR="00FA53E4" w:rsidRPr="00FA53E4">
        <w:rPr>
          <w:i/>
          <w:lang w:val="sr-Latn-CS"/>
          <w:rPrChange w:id="277" w:author="sstojanovic" w:date="2019-09-30T14:54:00Z">
            <w:rPr>
              <w:lang w:val="sr-Latn-CS"/>
            </w:rPr>
          </w:rPrChange>
        </w:rPr>
        <w:t>XML Schema Definition</w:t>
      </w:r>
      <w:r w:rsidRPr="007A21E0">
        <w:rPr>
          <w:lang w:val="sr-Latn-CS"/>
        </w:rPr>
        <w:t>).</w:t>
      </w:r>
      <w:r>
        <w:rPr>
          <w:lang w:val="sr-Latn-CS"/>
        </w:rPr>
        <w:t xml:space="preserve"> </w:t>
      </w:r>
      <w:r w:rsidRPr="007A21E0">
        <w:rPr>
          <w:lang w:val="sr-Latn-CS"/>
        </w:rPr>
        <w:t>Oba standarda funkcionišu tako što upoređuju strukturu date XML datoteke sa prethodno definisanom šemom, koja sadrži informacije o potrebnoj hij</w:t>
      </w:r>
      <w:r w:rsidR="00F77535">
        <w:rPr>
          <w:lang w:val="sr-Latn-CS"/>
        </w:rPr>
        <w:t>erarhiji, tipovima i broju</w:t>
      </w:r>
    </w:p>
    <w:p w14:paraId="31B9C5BE" w14:textId="77777777" w:rsidR="00D33632" w:rsidRDefault="00381878" w:rsidP="003E7722">
      <w:pPr>
        <w:ind w:firstLine="0"/>
        <w:rPr>
          <w:ins w:id="278" w:author="sstojanovic" w:date="2019-10-25T15:06:00Z"/>
          <w:lang w:val="sr-Latn-CS"/>
        </w:rPr>
      </w:pPr>
      <w:del w:id="279" w:author="sstojanovic" w:date="2019-10-21T12:10:00Z">
        <w:r>
          <w:rPr>
            <w:noProof/>
          </w:rPr>
          <w:lastRenderedPageBreak/>
          <w:pict w14:anchorId="009FEA5E">
            <v:shape id="_x0000_s1043" type="#_x0000_t75" style="position:absolute;left:0;text-align:left;margin-left:8.45pt;margin-top:345.6pt;width:453.25pt;height:190.05pt;z-index:2;mso-position-horizontal-relative:margin;mso-position-vertical-relative:margin">
              <v:imagedata r:id="rId25" o:title="xml element"/>
              <w10:wrap type="square" anchorx="margin" anchory="margin"/>
            </v:shape>
          </w:pict>
        </w:r>
      </w:del>
      <w:r w:rsidR="007A21E0" w:rsidRPr="007A21E0">
        <w:rPr>
          <w:lang w:val="sr-Latn-CS"/>
        </w:rPr>
        <w:t>elemenata i njihovih atributa, a koja se nalazi u posebnoj datoteci.</w:t>
      </w:r>
      <w:r w:rsidR="007A21E0">
        <w:rPr>
          <w:lang w:val="sr-Latn-CS"/>
        </w:rPr>
        <w:t xml:space="preserve"> </w:t>
      </w:r>
      <w:r w:rsidR="007A21E0" w:rsidRPr="007A21E0">
        <w:rPr>
          <w:lang w:val="sr-Latn-CS"/>
        </w:rPr>
        <w:t xml:space="preserve">Ako je posmatrana XML datoteka dobro oblikovana i konzistentna sa željenom šemom, tada je ona </w:t>
      </w:r>
      <w:commentRangeStart w:id="280"/>
      <w:del w:id="281" w:author="sstojanovic" w:date="2019-10-18T12:10:00Z">
        <w:r w:rsidR="007A21E0" w:rsidRPr="007A21E0" w:rsidDel="0089773C">
          <w:rPr>
            <w:lang w:val="sr-Latn-CS"/>
          </w:rPr>
          <w:delText xml:space="preserve">validna </w:delText>
        </w:r>
      </w:del>
      <w:commentRangeEnd w:id="280"/>
      <w:ins w:id="282" w:author="sstojanovic" w:date="2019-10-18T12:10:00Z">
        <w:r w:rsidR="0089773C">
          <w:rPr>
            <w:lang w:val="sr-Latn-CS"/>
          </w:rPr>
          <w:t>ispravna</w:t>
        </w:r>
        <w:r w:rsidR="0089773C" w:rsidRPr="007A21E0">
          <w:rPr>
            <w:lang w:val="sr-Latn-CS"/>
          </w:rPr>
          <w:t xml:space="preserve"> </w:t>
        </w:r>
      </w:ins>
      <w:r w:rsidR="00601DA3">
        <w:rPr>
          <w:rStyle w:val="CommentReference"/>
          <w:lang w:eastAsia="ar-SA"/>
        </w:rPr>
        <w:commentReference w:id="280"/>
      </w:r>
      <w:r w:rsidR="007A21E0" w:rsidRPr="007A21E0">
        <w:rPr>
          <w:lang w:val="sr-Latn-CS"/>
        </w:rPr>
        <w:t>(</w:t>
      </w:r>
      <w:ins w:id="283" w:author="sstojanovic" w:date="2019-09-30T14:54:00Z">
        <w:r w:rsidR="00633376">
          <w:rPr>
            <w:lang w:val="sr-Latn-CS"/>
          </w:rPr>
          <w:t xml:space="preserve">eng. </w:t>
        </w:r>
      </w:ins>
      <w:r w:rsidR="00FA53E4" w:rsidRPr="00FA53E4">
        <w:rPr>
          <w:i/>
          <w:lang w:val="sr-Latn-CS"/>
          <w:rPrChange w:id="284" w:author="sstojanovic" w:date="2019-09-30T14:54:00Z">
            <w:rPr>
              <w:lang w:val="sr-Latn-CS"/>
            </w:rPr>
          </w:rPrChange>
        </w:rPr>
        <w:t>valid</w:t>
      </w:r>
      <w:r w:rsidR="007A21E0" w:rsidRPr="007A21E0">
        <w:rPr>
          <w:lang w:val="sr-Latn-CS"/>
        </w:rPr>
        <w:t>), dok je, ukoliko ne zadovoljava šemu, nevalidna (</w:t>
      </w:r>
      <w:ins w:id="285" w:author="sstojanovic" w:date="2019-09-30T14:54:00Z">
        <w:r w:rsidR="00633376">
          <w:rPr>
            <w:lang w:val="sr-Latn-CS"/>
          </w:rPr>
          <w:t xml:space="preserve">eng. </w:t>
        </w:r>
      </w:ins>
      <w:r w:rsidR="00FA53E4" w:rsidRPr="00FA53E4">
        <w:rPr>
          <w:i/>
          <w:lang w:val="sr-Latn-CS"/>
          <w:rPrChange w:id="286" w:author="sstojanovic" w:date="2019-09-30T14:54:00Z">
            <w:rPr>
              <w:lang w:val="sr-Latn-CS"/>
            </w:rPr>
          </w:rPrChange>
        </w:rPr>
        <w:t>invalid</w:t>
      </w:r>
      <w:r w:rsidR="007A21E0" w:rsidRPr="007A21E0">
        <w:rPr>
          <w:lang w:val="sr-Latn-CS"/>
        </w:rPr>
        <w:t>)</w:t>
      </w:r>
      <w:r w:rsidR="00733205">
        <w:rPr>
          <w:lang w:val="sr-Latn-CS"/>
        </w:rPr>
        <w:t>.</w:t>
      </w:r>
    </w:p>
    <w:p w14:paraId="3EE3CF55" w14:textId="77777777" w:rsidR="005D3FD3" w:rsidRDefault="00381878">
      <w:pPr>
        <w:keepNext/>
        <w:ind w:firstLine="0"/>
        <w:rPr>
          <w:ins w:id="287" w:author="sstojanovic" w:date="2019-10-25T15:07:00Z"/>
        </w:rPr>
        <w:pPrChange w:id="288" w:author="sstojanovic" w:date="2019-10-25T15:07:00Z">
          <w:pPr>
            <w:ind w:firstLine="0"/>
          </w:pPr>
        </w:pPrChange>
      </w:pPr>
      <w:ins w:id="289" w:author="sstojanovic" w:date="2019-10-25T15:07:00Z">
        <w:r>
          <w:rPr>
            <w:lang w:val="sr-Latn-CS"/>
          </w:rPr>
          <w:pict w14:anchorId="11EED5F8">
            <v:shape id="_x0000_i1028" type="#_x0000_t75" style="width:453pt;height:190.5pt">
              <v:imagedata r:id="rId25" o:title="xml element"/>
            </v:shape>
          </w:pict>
        </w:r>
      </w:ins>
    </w:p>
    <w:p w14:paraId="4495CA64" w14:textId="77777777" w:rsidR="005D3FD3" w:rsidRDefault="00D33632">
      <w:pPr>
        <w:pStyle w:val="Caption"/>
        <w:rPr>
          <w:ins w:id="290" w:author="sstojanovic" w:date="2019-09-30T14:47:00Z"/>
          <w:lang w:val="sr-Latn-CS"/>
        </w:rPr>
        <w:pPrChange w:id="291" w:author="sstojanovic" w:date="2019-10-25T15:07:00Z">
          <w:pPr>
            <w:ind w:firstLine="0"/>
          </w:pPr>
        </w:pPrChange>
      </w:pPr>
      <w:bookmarkStart w:id="292" w:name="_Ref22909301"/>
      <w:ins w:id="293" w:author="sstojanovic" w:date="2019-10-25T15:07:00Z">
        <w:r>
          <w:t xml:space="preserve">Slika </w:t>
        </w:r>
        <w:r w:rsidR="00FA53E4">
          <w:fldChar w:fldCharType="begin"/>
        </w:r>
        <w:r>
          <w:instrText xml:space="preserve"> STYLEREF 1 \s </w:instrText>
        </w:r>
      </w:ins>
      <w:r w:rsidR="00FA53E4">
        <w:fldChar w:fldCharType="separate"/>
      </w:r>
      <w:r>
        <w:rPr>
          <w:noProof/>
        </w:rPr>
        <w:t>2</w:t>
      </w:r>
      <w:ins w:id="294" w:author="sstojanovic" w:date="2019-10-25T15:07:00Z">
        <w:r w:rsidR="00FA53E4">
          <w:fldChar w:fldCharType="end"/>
        </w:r>
        <w:r>
          <w:t>.</w:t>
        </w:r>
        <w:r w:rsidR="00FA53E4">
          <w:fldChar w:fldCharType="begin"/>
        </w:r>
        <w:r>
          <w:instrText xml:space="preserve"> SEQ Slika \* ARABIC \s 1 </w:instrText>
        </w:r>
      </w:ins>
      <w:r w:rsidR="00FA53E4">
        <w:fldChar w:fldCharType="separate"/>
      </w:r>
      <w:ins w:id="295" w:author="sstojanovic" w:date="2019-10-25T15:07:00Z">
        <w:r>
          <w:rPr>
            <w:noProof/>
          </w:rPr>
          <w:t>5</w:t>
        </w:r>
        <w:r w:rsidR="00FA53E4">
          <w:fldChar w:fldCharType="end"/>
        </w:r>
        <w:bookmarkEnd w:id="292"/>
        <w:r>
          <w:t xml:space="preserve"> Izgled jednog XML elementa</w:t>
        </w:r>
      </w:ins>
    </w:p>
    <w:p w14:paraId="4182485A" w14:textId="77777777" w:rsidR="006B5998" w:rsidRDefault="00601DA3" w:rsidP="006B5998">
      <w:pPr>
        <w:rPr>
          <w:ins w:id="296" w:author="sstojanovic" w:date="2019-10-25T14:58:00Z"/>
          <w:lang w:val="sr-Latn-CS"/>
        </w:rPr>
      </w:pPr>
      <w:del w:id="297" w:author="sstojanovic" w:date="2019-10-21T12:10:00Z">
        <w:r w:rsidDel="003E7722">
          <w:rPr>
            <w:rStyle w:val="CommentReference"/>
            <w:lang w:eastAsia="ar-SA"/>
          </w:rPr>
          <w:commentReference w:id="298"/>
        </w:r>
        <w:commentRangeStart w:id="299"/>
        <w:r w:rsidR="00381878">
          <w:rPr>
            <w:noProof/>
          </w:rPr>
          <w:pict w14:anchorId="129338F4">
            <v:shape id="_x0000_s1045" type="#_x0000_t202" style="position:absolute;left:0;text-align:left;margin-left:-19.4pt;margin-top:343pt;width:437.3pt;height:23.05pt;z-index:3;mso-position-horizontal-relative:text;mso-position-vertical-relative:text" stroked="f">
              <v:textbox style="mso-next-textbox:#_x0000_s1045" inset="0,0,0,0">
                <w:txbxContent>
                  <w:p w14:paraId="2C22E901" w14:textId="77777777" w:rsidR="005D3FD3" w:rsidRPr="002D6AD5" w:rsidRDefault="005D3FD3" w:rsidP="00EE6B75">
                    <w:pPr>
                      <w:pStyle w:val="Caption"/>
                      <w:rPr>
                        <w:noProof/>
                      </w:rPr>
                    </w:pPr>
                    <w:bookmarkStart w:id="300" w:name="_Ref20747121"/>
                    <w:bookmarkStart w:id="301" w:name="_Toc20744639"/>
                    <w:bookmarkStart w:id="302" w:name="_Toc20824954"/>
                    <w:bookmarkStart w:id="303" w:name="_Toc20824968"/>
                    <w:bookmarkStart w:id="304" w:name="_Toc23253368"/>
                    <w:r>
                      <w:rPr>
                        <w:noProof/>
                      </w:rPr>
                      <w:t xml:space="preserve">Slika </w:t>
                    </w:r>
                    <w:ins w:id="305" w:author="sstojanovic" w:date="2019-10-25T15:07:00Z">
                      <w:r>
                        <w:rPr>
                          <w:noProof/>
                        </w:rPr>
                        <w:fldChar w:fldCharType="begin"/>
                      </w:r>
                      <w:r>
                        <w:rPr>
                          <w:noProof/>
                        </w:rPr>
                        <w:instrText xml:space="preserve"> STYLEREF 1 \s </w:instrText>
                      </w:r>
                    </w:ins>
                    <w:r>
                      <w:rPr>
                        <w:noProof/>
                      </w:rPr>
                      <w:fldChar w:fldCharType="separate"/>
                    </w:r>
                    <w:r>
                      <w:rPr>
                        <w:noProof/>
                      </w:rPr>
                      <w:t>2</w:t>
                    </w:r>
                    <w:ins w:id="306" w:author="sstojanovic" w:date="2019-10-25T15:07:00Z">
                      <w:r>
                        <w:rPr>
                          <w:noProof/>
                        </w:rPr>
                        <w:fldChar w:fldCharType="end"/>
                      </w:r>
                      <w:r>
                        <w:rPr>
                          <w:noProof/>
                        </w:rPr>
                        <w:t>.</w:t>
                      </w:r>
                      <w:r>
                        <w:rPr>
                          <w:noProof/>
                        </w:rPr>
                        <w:fldChar w:fldCharType="begin"/>
                      </w:r>
                      <w:r>
                        <w:rPr>
                          <w:noProof/>
                        </w:rPr>
                        <w:instrText xml:space="preserve"> SEQ Slika \* ARABIC \s 1 </w:instrText>
                      </w:r>
                    </w:ins>
                    <w:r>
                      <w:rPr>
                        <w:noProof/>
                      </w:rPr>
                      <w:fldChar w:fldCharType="separate"/>
                    </w:r>
                    <w:ins w:id="307" w:author="sstojanovic" w:date="2019-10-25T15:07:00Z">
                      <w:r>
                        <w:rPr>
                          <w:noProof/>
                        </w:rPr>
                        <w:t>6</w:t>
                      </w:r>
                      <w:r>
                        <w:rPr>
                          <w:noProof/>
                        </w:rPr>
                        <w:fldChar w:fldCharType="end"/>
                      </w:r>
                    </w:ins>
                    <w:del w:id="308" w:author="sstojanovic" w:date="2019-10-01T12:16:00Z">
                      <w:r w:rsidDel="00BA32D2">
                        <w:rPr>
                          <w:noProof/>
                        </w:rPr>
                        <w:fldChar w:fldCharType="begin"/>
                      </w:r>
                      <w:r w:rsidDel="00BA32D2">
                        <w:rPr>
                          <w:noProof/>
                        </w:rPr>
                        <w:delInstrText xml:space="preserve"> STYLEREF 1 \s </w:delInstrText>
                      </w:r>
                      <w:r w:rsidDel="00BA32D2">
                        <w:rPr>
                          <w:noProof/>
                        </w:rPr>
                        <w:fldChar w:fldCharType="separate"/>
                      </w:r>
                      <w:r w:rsidDel="00BA32D2">
                        <w:rPr>
                          <w:noProof/>
                        </w:rPr>
                        <w:delText>2</w:delText>
                      </w:r>
                      <w:r w:rsidDel="00BA32D2">
                        <w:rPr>
                          <w:noProof/>
                        </w:rPr>
                        <w:fldChar w:fldCharType="end"/>
                      </w:r>
                      <w:r w:rsidDel="00BA32D2">
                        <w:rPr>
                          <w:noProof/>
                        </w:rPr>
                        <w:delText>.</w:delText>
                      </w:r>
                      <w:r w:rsidDel="00BA32D2">
                        <w:rPr>
                          <w:noProof/>
                        </w:rPr>
                        <w:fldChar w:fldCharType="begin"/>
                      </w:r>
                      <w:r w:rsidDel="00BA32D2">
                        <w:rPr>
                          <w:noProof/>
                        </w:rPr>
                        <w:delInstrText xml:space="preserve"> SEQ Slika \* ARABIC \s 1 </w:delInstrText>
                      </w:r>
                      <w:r w:rsidDel="00BA32D2">
                        <w:rPr>
                          <w:noProof/>
                        </w:rPr>
                        <w:fldChar w:fldCharType="separate"/>
                      </w:r>
                      <w:r w:rsidDel="00BA32D2">
                        <w:rPr>
                          <w:noProof/>
                        </w:rPr>
                        <w:delText>5</w:delText>
                      </w:r>
                      <w:r w:rsidDel="00BA32D2">
                        <w:rPr>
                          <w:noProof/>
                        </w:rPr>
                        <w:fldChar w:fldCharType="end"/>
                      </w:r>
                    </w:del>
                    <w:bookmarkEnd w:id="300"/>
                    <w:del w:id="309" w:author="sstojanovic" w:date="2019-09-30T13:58:00Z">
                      <w:r w:rsidDel="003410F7">
                        <w:rPr>
                          <w:noProof/>
                        </w:rPr>
                        <w:fldChar w:fldCharType="begin"/>
                      </w:r>
                      <w:r w:rsidDel="003410F7">
                        <w:rPr>
                          <w:noProof/>
                        </w:rPr>
                        <w:delInstrText xml:space="preserve"> STYLEREF 1 \s </w:delInstrText>
                      </w:r>
                      <w:r w:rsidDel="003410F7">
                        <w:rPr>
                          <w:noProof/>
                        </w:rPr>
                        <w:fldChar w:fldCharType="separate"/>
                      </w:r>
                      <w:r w:rsidDel="003410F7">
                        <w:rPr>
                          <w:noProof/>
                        </w:rPr>
                        <w:delText>2</w:delText>
                      </w:r>
                      <w:r w:rsidDel="003410F7">
                        <w:rPr>
                          <w:noProof/>
                        </w:rPr>
                        <w:fldChar w:fldCharType="end"/>
                      </w:r>
                      <w:r w:rsidDel="003410F7">
                        <w:rPr>
                          <w:noProof/>
                        </w:rPr>
                        <w:delText>.</w:delText>
                      </w:r>
                      <w:r w:rsidDel="003410F7">
                        <w:rPr>
                          <w:noProof/>
                        </w:rPr>
                        <w:fldChar w:fldCharType="begin"/>
                      </w:r>
                      <w:r w:rsidDel="003410F7">
                        <w:rPr>
                          <w:noProof/>
                        </w:rPr>
                        <w:delInstrText xml:space="preserve"> SEQ Slika \* ARABIC \s 1 </w:delInstrText>
                      </w:r>
                      <w:r w:rsidDel="003410F7">
                        <w:rPr>
                          <w:noProof/>
                        </w:rPr>
                        <w:fldChar w:fldCharType="separate"/>
                      </w:r>
                      <w:r w:rsidDel="003410F7">
                        <w:rPr>
                          <w:noProof/>
                        </w:rPr>
                        <w:delText>2</w:delText>
                      </w:r>
                      <w:r w:rsidDel="003410F7">
                        <w:rPr>
                          <w:noProof/>
                        </w:rPr>
                        <w:fldChar w:fldCharType="end"/>
                      </w:r>
                    </w:del>
                    <w:r>
                      <w:rPr>
                        <w:noProof/>
                      </w:rPr>
                      <w:t xml:space="preserve"> Izgled XML elementa</w:t>
                    </w:r>
                    <w:bookmarkEnd w:id="301"/>
                    <w:bookmarkEnd w:id="302"/>
                    <w:bookmarkEnd w:id="303"/>
                    <w:bookmarkEnd w:id="304"/>
                  </w:p>
                </w:txbxContent>
              </v:textbox>
              <w10:wrap type="square"/>
            </v:shape>
          </w:pict>
        </w:r>
      </w:del>
      <w:ins w:id="310" w:author="sstojanovic" w:date="2019-09-30T14:47:00Z">
        <w:r w:rsidR="00633376">
          <w:rPr>
            <w:lang w:val="sr-Latn-CS"/>
          </w:rPr>
          <w:tab/>
        </w:r>
      </w:ins>
      <w:commentRangeEnd w:id="299"/>
      <w:r w:rsidR="00A64C0D">
        <w:rPr>
          <w:rStyle w:val="CommentReference"/>
          <w:lang w:eastAsia="ar-SA"/>
        </w:rPr>
        <w:commentReference w:id="299"/>
      </w:r>
      <w:commentRangeStart w:id="311"/>
      <w:commentRangeStart w:id="312"/>
      <w:ins w:id="313" w:author="sstojanovic" w:date="2019-09-30T14:47:00Z">
        <w:r w:rsidR="00633376">
          <w:rPr>
            <w:lang w:val="sr-Latn-CS"/>
          </w:rPr>
          <w:t>Za AUTOSAR standard veoma je bitno postojanje ARXML (AUTOSAR XML) datoteke. To je datoteka XML formata u kojoj se nalaze specifikacije posmatrane elektronske upravljačke jedinice.</w:t>
        </w:r>
      </w:ins>
      <w:ins w:id="314" w:author="sstojanovic" w:date="2019-10-24T12:30:00Z">
        <w:r w:rsidR="007F6493">
          <w:rPr>
            <w:lang w:val="sr-Latn-CS"/>
          </w:rPr>
          <w:t xml:space="preserve"> Pored osnovnih XML pravila, ARXML datoteka mora da ispoštuje i skup dodatnih pravila</w:t>
        </w:r>
      </w:ins>
      <w:ins w:id="315" w:author="sstojanovic" w:date="2019-10-25T14:58:00Z">
        <w:r w:rsidR="006B5998">
          <w:rPr>
            <w:lang w:val="sr-Latn-CS"/>
          </w:rPr>
          <w:t xml:space="preserve"> serijali</w:t>
        </w:r>
      </w:ins>
      <w:ins w:id="316" w:author="sstojanovic" w:date="2019-10-25T14:59:00Z">
        <w:r w:rsidR="006B5998">
          <w:rPr>
            <w:lang w:val="sr-Latn-CS"/>
          </w:rPr>
          <w:t>z</w:t>
        </w:r>
      </w:ins>
      <w:ins w:id="317" w:author="sstojanovic" w:date="2019-10-25T14:58:00Z">
        <w:r w:rsidR="006B5998">
          <w:rPr>
            <w:lang w:val="sr-Latn-CS"/>
          </w:rPr>
          <w:t>acije</w:t>
        </w:r>
      </w:ins>
      <w:ins w:id="318" w:author="sstojanovic" w:date="2019-10-24T12:30:00Z">
        <w:r w:rsidR="007F6493">
          <w:rPr>
            <w:lang w:val="sr-Latn-CS"/>
          </w:rPr>
          <w:t xml:space="preserve"> postavljenih AUTOSAR standardom</w:t>
        </w:r>
      </w:ins>
      <w:ins w:id="319" w:author="sstojanovic" w:date="2019-10-24T12:42:00Z">
        <w:r w:rsidR="005F0C17">
          <w:rPr>
            <w:lang w:val="sr-Latn-CS"/>
          </w:rPr>
          <w:t>, kako bi željeni model bio što vernije predstavljen</w:t>
        </w:r>
      </w:ins>
      <w:ins w:id="320" w:author="sstojanovic" w:date="2019-10-24T12:31:00Z">
        <w:r w:rsidR="007F6493">
          <w:rPr>
            <w:lang w:val="sr-Latn-CS"/>
          </w:rPr>
          <w:t>.</w:t>
        </w:r>
      </w:ins>
      <w:ins w:id="321" w:author="sstojanovic" w:date="2019-10-24T12:59:00Z">
        <w:r w:rsidR="002E3200">
          <w:rPr>
            <w:lang w:val="sr-Latn-CS"/>
          </w:rPr>
          <w:t xml:space="preserve"> </w:t>
        </w:r>
      </w:ins>
      <w:ins w:id="322" w:author="sstojanovic" w:date="2019-10-25T14:53:00Z">
        <w:r w:rsidR="006B5998">
          <w:rPr>
            <w:lang w:val="sr-Latn-CS"/>
          </w:rPr>
          <w:t>Između ostalog, ova pravila se tiču kodiranja, formatiranja i indentacije dokumenta, upotrebe imenskih prostora, i sortiranja elemenata</w:t>
        </w:r>
      </w:ins>
      <w:ins w:id="323" w:author="sstojanovic" w:date="2019-10-25T14:55:00Z">
        <w:r w:rsidR="006B5998">
          <w:rPr>
            <w:lang w:val="sr-Latn-CS"/>
          </w:rPr>
          <w:t xml:space="preserve">, i u nastavku su navedena samo neka od mnogih: </w:t>
        </w:r>
      </w:ins>
    </w:p>
    <w:p w14:paraId="3E1E7F5C" w14:textId="77777777" w:rsidR="005D3FD3" w:rsidRDefault="00D33632">
      <w:pPr>
        <w:numPr>
          <w:ilvl w:val="0"/>
          <w:numId w:val="26"/>
        </w:numPr>
        <w:rPr>
          <w:ins w:id="324" w:author="sstojanovic" w:date="2019-10-25T15:02:00Z"/>
          <w:lang w:val="sr-Latn-CS"/>
        </w:rPr>
        <w:pPrChange w:id="325" w:author="sstojanovic" w:date="2019-10-25T14:58:00Z">
          <w:pPr/>
        </w:pPrChange>
      </w:pPr>
      <w:ins w:id="326" w:author="sstojanovic" w:date="2019-10-25T15:02:00Z">
        <w:r>
          <w:rPr>
            <w:lang w:val="sr-Latn-CS"/>
          </w:rPr>
          <w:t>Raščlanjivanje datoteka – Jedan AUTOSAR model može biti isporučen u vidu više ARXML opisnih datoteka</w:t>
        </w:r>
      </w:ins>
    </w:p>
    <w:p w14:paraId="3308BE05" w14:textId="77777777" w:rsidR="005D3FD3" w:rsidRDefault="00D33632">
      <w:pPr>
        <w:numPr>
          <w:ilvl w:val="0"/>
          <w:numId w:val="26"/>
        </w:numPr>
        <w:rPr>
          <w:ins w:id="327" w:author="sstojanovic" w:date="2019-10-25T15:09:00Z"/>
          <w:lang w:val="sr-Latn-CS"/>
          <w:rPrChange w:id="328" w:author="sstojanovic" w:date="2019-10-25T15:09:00Z">
            <w:rPr>
              <w:ins w:id="329" w:author="sstojanovic" w:date="2019-10-25T15:09:00Z"/>
              <w:i/>
              <w:lang w:val="sr-Latn-CS"/>
            </w:rPr>
          </w:rPrChange>
        </w:rPr>
        <w:pPrChange w:id="330" w:author="sstojanovic" w:date="2019-10-25T14:58:00Z">
          <w:pPr/>
        </w:pPrChange>
      </w:pPr>
      <w:ins w:id="331" w:author="sstojanovic" w:date="2019-10-25T15:09:00Z">
        <w:r>
          <w:rPr>
            <w:lang w:val="sr-Latn-CS"/>
          </w:rPr>
          <w:t>Format</w:t>
        </w:r>
      </w:ins>
      <w:ins w:id="332" w:author="sstojanovic" w:date="2019-10-25T15:05:00Z">
        <w:r>
          <w:rPr>
            <w:lang w:val="sr-Latn-CS"/>
          </w:rPr>
          <w:t xml:space="preserve"> datoteka </w:t>
        </w:r>
      </w:ins>
      <w:ins w:id="333" w:author="sstojanovic" w:date="2019-10-25T15:06:00Z">
        <w:r>
          <w:rPr>
            <w:lang w:val="sr-Latn-CS"/>
          </w:rPr>
          <w:t>–</w:t>
        </w:r>
      </w:ins>
      <w:ins w:id="334" w:author="sstojanovic" w:date="2019-10-25T15:05:00Z">
        <w:r>
          <w:rPr>
            <w:lang w:val="sr-Latn-CS"/>
          </w:rPr>
          <w:t xml:space="preserve"> Sve </w:t>
        </w:r>
      </w:ins>
      <w:ins w:id="335" w:author="sstojanovic" w:date="2019-10-25T15:06:00Z">
        <w:r>
          <w:rPr>
            <w:lang w:val="sr-Latn-CS"/>
          </w:rPr>
          <w:t xml:space="preserve">ARXML datoteke </w:t>
        </w:r>
      </w:ins>
      <w:ins w:id="336" w:author="sstojanovic" w:date="2019-10-25T15:08:00Z">
        <w:r>
          <w:rPr>
            <w:lang w:val="sr-Latn-CS"/>
          </w:rPr>
          <w:t>moraju</w:t>
        </w:r>
      </w:ins>
      <w:ins w:id="337" w:author="sstojanovic" w:date="2019-10-25T15:09:00Z">
        <w:r>
          <w:rPr>
            <w:lang w:val="sr-Latn-CS"/>
          </w:rPr>
          <w:t xml:space="preserve"> imati ekstenziju </w:t>
        </w:r>
        <w:r>
          <w:rPr>
            <w:i/>
            <w:lang w:val="sr-Latn-CS"/>
          </w:rPr>
          <w:t>.arxml</w:t>
        </w:r>
      </w:ins>
    </w:p>
    <w:p w14:paraId="716E983C" w14:textId="77777777" w:rsidR="005D3FD3" w:rsidRDefault="00D33632">
      <w:pPr>
        <w:numPr>
          <w:ilvl w:val="0"/>
          <w:numId w:val="26"/>
        </w:numPr>
        <w:rPr>
          <w:ins w:id="338" w:author="sstojanovic" w:date="2019-10-25T15:11:00Z"/>
          <w:lang w:val="sr-Latn-CS"/>
        </w:rPr>
        <w:pPrChange w:id="339" w:author="sstojanovic" w:date="2019-10-25T14:58:00Z">
          <w:pPr/>
        </w:pPrChange>
      </w:pPr>
      <w:ins w:id="340" w:author="sstojanovic" w:date="2019-10-25T15:10:00Z">
        <w:r>
          <w:rPr>
            <w:lang w:val="sr-Latn-CS"/>
          </w:rPr>
          <w:t xml:space="preserve">Dužina naziva datoteka </w:t>
        </w:r>
      </w:ins>
      <w:ins w:id="341" w:author="sstojanovic" w:date="2019-10-25T15:11:00Z">
        <w:r>
          <w:rPr>
            <w:lang w:val="sr-Latn-CS"/>
          </w:rPr>
          <w:t>–</w:t>
        </w:r>
      </w:ins>
      <w:ins w:id="342" w:author="sstojanovic" w:date="2019-10-25T15:10:00Z">
        <w:r>
          <w:rPr>
            <w:lang w:val="sr-Latn-CS"/>
          </w:rPr>
          <w:t xml:space="preserve"> </w:t>
        </w:r>
      </w:ins>
      <w:ins w:id="343" w:author="sstojanovic" w:date="2019-10-25T15:11:00Z">
        <w:r>
          <w:rPr>
            <w:lang w:val="sr-Latn-CS"/>
          </w:rPr>
          <w:t xml:space="preserve">Najveća dozvoljena dužina naziva </w:t>
        </w:r>
        <w:r w:rsidR="00BA0AAF">
          <w:rPr>
            <w:lang w:val="sr-Latn-CS"/>
          </w:rPr>
          <w:t>ARXML datoteka je 255 karaktera</w:t>
        </w:r>
      </w:ins>
    </w:p>
    <w:p w14:paraId="3AD32E82" w14:textId="77777777" w:rsidR="005D3FD3" w:rsidRDefault="00BA0AAF">
      <w:pPr>
        <w:numPr>
          <w:ilvl w:val="0"/>
          <w:numId w:val="26"/>
        </w:numPr>
        <w:rPr>
          <w:ins w:id="344" w:author="sstojanovic" w:date="2019-10-25T15:17:00Z"/>
          <w:lang w:val="sr-Latn-CS"/>
        </w:rPr>
        <w:pPrChange w:id="345" w:author="sstojanovic" w:date="2019-10-25T14:58:00Z">
          <w:pPr/>
        </w:pPrChange>
      </w:pPr>
      <w:ins w:id="346" w:author="sstojanovic" w:date="2019-10-25T15:13:00Z">
        <w:r>
          <w:rPr>
            <w:lang w:val="sr-Latn-CS"/>
          </w:rPr>
          <w:t xml:space="preserve">Kodiranje – Jedino dozvoljeno kodiranje karaktera je </w:t>
        </w:r>
        <w:r w:rsidR="00FA53E4" w:rsidRPr="00FA53E4">
          <w:rPr>
            <w:i/>
            <w:lang w:val="sr-Latn-CS"/>
            <w:rPrChange w:id="347" w:author="sstojanovic" w:date="2019-10-25T15:13:00Z">
              <w:rPr>
                <w:lang w:val="sr-Latn-CS"/>
              </w:rPr>
            </w:rPrChange>
          </w:rPr>
          <w:t>UTF-8</w:t>
        </w:r>
        <w:r>
          <w:rPr>
            <w:lang w:val="sr-Latn-CS"/>
          </w:rPr>
          <w:t>.</w:t>
        </w:r>
      </w:ins>
    </w:p>
    <w:p w14:paraId="52ABFCAE" w14:textId="77777777" w:rsidR="005D3FD3" w:rsidRDefault="00BA0AAF">
      <w:pPr>
        <w:numPr>
          <w:ilvl w:val="0"/>
          <w:numId w:val="26"/>
        </w:numPr>
        <w:rPr>
          <w:ins w:id="348" w:author="sstojanovic" w:date="2019-10-25T15:17:00Z"/>
          <w:lang w:val="sr-Latn-CS"/>
        </w:rPr>
        <w:pPrChange w:id="349" w:author="sstojanovic" w:date="2019-10-25T14:58:00Z">
          <w:pPr/>
        </w:pPrChange>
      </w:pPr>
      <w:ins w:id="350" w:author="sstojanovic" w:date="2019-10-25T15:17:00Z">
        <w:r>
          <w:rPr>
            <w:lang w:val="sr-Latn-CS"/>
          </w:rPr>
          <w:t>Verzija – Sve datoteke moraju biti u skladu sa XML verzijom 1.0</w:t>
        </w:r>
      </w:ins>
    </w:p>
    <w:p w14:paraId="2B0975AE" w14:textId="77777777" w:rsidR="005D3FD3" w:rsidRDefault="00BA0AAF">
      <w:pPr>
        <w:numPr>
          <w:ilvl w:val="0"/>
          <w:numId w:val="26"/>
        </w:numPr>
        <w:rPr>
          <w:ins w:id="351" w:author="sstojanovic" w:date="2019-10-25T15:14:00Z"/>
          <w:lang w:val="sr-Latn-CS"/>
        </w:rPr>
        <w:pPrChange w:id="352" w:author="sstojanovic" w:date="2019-10-25T14:58:00Z">
          <w:pPr/>
        </w:pPrChange>
      </w:pPr>
      <w:ins w:id="353" w:author="sstojanovic" w:date="2019-10-25T15:14:00Z">
        <w:r>
          <w:rPr>
            <w:lang w:val="sr-Latn-CS"/>
          </w:rPr>
          <w:t xml:space="preserve">Na početku svake opisujuće datoteke mora postojati deklaracija </w:t>
        </w:r>
        <w:r>
          <w:rPr>
            <w:i/>
            <w:lang w:val="sr-Latn-CS"/>
          </w:rPr>
          <w:t>UTF-8</w:t>
        </w:r>
        <w:r>
          <w:rPr>
            <w:lang w:val="sr-Latn-CS"/>
          </w:rPr>
          <w:t xml:space="preserve"> kodiranja</w:t>
        </w:r>
      </w:ins>
      <w:ins w:id="354" w:author="sstojanovic" w:date="2019-10-25T15:16:00Z">
        <w:r>
          <w:rPr>
            <w:lang w:val="sr-Latn-CS"/>
          </w:rPr>
          <w:t xml:space="preserve"> i XML verzije</w:t>
        </w:r>
      </w:ins>
    </w:p>
    <w:p w14:paraId="24F45F37" w14:textId="77777777" w:rsidR="005D3FD3" w:rsidRDefault="00BA0AAF">
      <w:pPr>
        <w:numPr>
          <w:ilvl w:val="0"/>
          <w:numId w:val="26"/>
        </w:numPr>
        <w:rPr>
          <w:ins w:id="355" w:author="sstojanovic" w:date="2019-10-25T14:57:00Z"/>
          <w:lang w:val="sr-Latn-CS"/>
        </w:rPr>
        <w:pPrChange w:id="356" w:author="sstojanovic" w:date="2019-10-25T15:16:00Z">
          <w:pPr>
            <w:ind w:firstLine="0"/>
          </w:pPr>
        </w:pPrChange>
      </w:pPr>
      <w:ins w:id="357" w:author="sstojanovic" w:date="2019-10-25T15:18:00Z">
        <w:r>
          <w:rPr>
            <w:lang w:val="sr-Latn-CS"/>
          </w:rPr>
          <w:t>Opisujuće datoteke mogu sadržati komentare</w:t>
        </w:r>
      </w:ins>
      <w:ins w:id="358" w:author="sstojanovic" w:date="2019-10-25T15:19:00Z">
        <w:r>
          <w:rPr>
            <w:lang w:val="sr-Latn-CS"/>
          </w:rPr>
          <w:t xml:space="preserve"> </w:t>
        </w:r>
      </w:ins>
    </w:p>
    <w:p w14:paraId="4DF59400" w14:textId="77777777" w:rsidR="00633376" w:rsidRPr="008167EA" w:rsidRDefault="006B5998" w:rsidP="00633376">
      <w:pPr>
        <w:rPr>
          <w:ins w:id="359" w:author="sstojanovic" w:date="2019-09-30T14:47:00Z"/>
          <w:lang w:val="sr-Latn-CS"/>
        </w:rPr>
      </w:pPr>
      <w:ins w:id="360" w:author="sstojanovic" w:date="2019-10-25T14:53:00Z">
        <w:r>
          <w:rPr>
            <w:lang w:val="sr-Latn-CS"/>
          </w:rPr>
          <w:t xml:space="preserve"> </w:t>
        </w:r>
      </w:ins>
      <w:ins w:id="361" w:author="sstojanovic" w:date="2019-10-25T15:10:00Z">
        <w:r w:rsidR="00D33632">
          <w:rPr>
            <w:lang w:val="sr-Latn-CS"/>
          </w:rPr>
          <w:t>Poštovanjem ovih pravila</w:t>
        </w:r>
      </w:ins>
      <w:ins w:id="362" w:author="sstojanovic" w:date="2019-10-24T12:52:00Z">
        <w:r w:rsidR="00EA145C">
          <w:rPr>
            <w:lang w:val="sr-Latn-CS"/>
          </w:rPr>
          <w:t xml:space="preserve"> </w:t>
        </w:r>
      </w:ins>
      <w:ins w:id="363" w:author="sstojanovic" w:date="2019-09-30T14:47:00Z">
        <w:r w:rsidR="00633376">
          <w:rPr>
            <w:lang w:val="sr-Latn-CS"/>
          </w:rPr>
          <w:t xml:space="preserve">ARXML </w:t>
        </w:r>
      </w:ins>
      <w:ins w:id="364" w:author="sstojanovic" w:date="2019-10-24T12:47:00Z">
        <w:r w:rsidR="007B2B95">
          <w:rPr>
            <w:lang w:val="sr-Latn-CS"/>
          </w:rPr>
          <w:t>umanjuje broj mogućih varijacija XML datoteka,</w:t>
        </w:r>
      </w:ins>
      <w:ins w:id="365" w:author="sstojanovic" w:date="2019-09-30T14:47:00Z">
        <w:r w:rsidR="00633376">
          <w:rPr>
            <w:lang w:val="sr-Latn-CS"/>
          </w:rPr>
          <w:t xml:space="preserve"> znatno olakšava</w:t>
        </w:r>
      </w:ins>
      <w:ins w:id="366" w:author="sstojanovic" w:date="2019-10-24T12:47:00Z">
        <w:r w:rsidR="007B2B95">
          <w:rPr>
            <w:lang w:val="sr-Latn-CS"/>
          </w:rPr>
          <w:t>jući</w:t>
        </w:r>
      </w:ins>
      <w:ins w:id="367" w:author="sstojanovic" w:date="2019-10-24T12:52:00Z">
        <w:r w:rsidR="00EA145C">
          <w:rPr>
            <w:lang w:val="sr-Latn-CS"/>
          </w:rPr>
          <w:t xml:space="preserve"> </w:t>
        </w:r>
      </w:ins>
      <w:ins w:id="368" w:author="sstojanovic" w:date="2019-10-25T14:49:00Z">
        <w:r w:rsidR="001715C1">
          <w:rPr>
            <w:lang w:val="sr-Latn-CS"/>
          </w:rPr>
          <w:t>implementaciju</w:t>
        </w:r>
      </w:ins>
      <w:ins w:id="369" w:author="sstojanovic" w:date="2019-10-24T12:52:00Z">
        <w:r w:rsidR="00EA145C">
          <w:rPr>
            <w:lang w:val="sr-Latn-CS"/>
          </w:rPr>
          <w:t xml:space="preserve"> potrebnih alata, kao i</w:t>
        </w:r>
      </w:ins>
      <w:ins w:id="370" w:author="sstojanovic" w:date="2019-09-30T14:47:00Z">
        <w:r w:rsidR="00633376">
          <w:rPr>
            <w:lang w:val="sr-Latn-CS"/>
          </w:rPr>
          <w:t xml:space="preserve"> raz</w:t>
        </w:r>
        <w:r w:rsidR="00985B9D">
          <w:rPr>
            <w:lang w:val="sr-Latn-CS"/>
          </w:rPr>
          <w:t>menu podataka između različitih</w:t>
        </w:r>
      </w:ins>
      <w:ins w:id="371" w:author="sstojanovic" w:date="2019-10-21T12:11:00Z">
        <w:r w:rsidR="00985B9D">
          <w:rPr>
            <w:lang w:val="sr-Latn-CS"/>
          </w:rPr>
          <w:t xml:space="preserve"> </w:t>
        </w:r>
      </w:ins>
      <w:ins w:id="372" w:author="sstojanovic" w:date="2019-09-30T14:47:00Z">
        <w:r w:rsidR="00985B9D">
          <w:rPr>
            <w:lang w:val="sr-Latn-CS"/>
          </w:rPr>
          <w:t>AUTOSAR</w:t>
        </w:r>
      </w:ins>
      <w:ins w:id="373" w:author="sstojanovic" w:date="2019-10-21T12:11:00Z">
        <w:r w:rsidR="00985B9D">
          <w:rPr>
            <w:lang w:val="sr-Latn-CS"/>
          </w:rPr>
          <w:t xml:space="preserve"> </w:t>
        </w:r>
      </w:ins>
      <w:ins w:id="374" w:author="sstojanovic" w:date="2019-09-30T14:47:00Z">
        <w:r w:rsidR="00633376">
          <w:rPr>
            <w:lang w:val="sr-Latn-CS"/>
          </w:rPr>
          <w:t>partnera.</w:t>
        </w:r>
      </w:ins>
    </w:p>
    <w:commentRangeEnd w:id="311"/>
    <w:p w14:paraId="613BA7BA" w14:textId="77777777" w:rsidR="00633376" w:rsidRPr="00633376" w:rsidRDefault="00403159" w:rsidP="00633376">
      <w:pPr>
        <w:ind w:firstLine="0"/>
        <w:rPr>
          <w:lang w:val="sr-Latn-CS"/>
        </w:rPr>
        <w:sectPr w:rsidR="00633376" w:rsidRPr="00633376" w:rsidSect="000C090F">
          <w:type w:val="continuous"/>
          <w:pgSz w:w="11907" w:h="16840" w:code="9"/>
          <w:pgMar w:top="1134" w:right="1418" w:bottom="1134" w:left="1418" w:header="567" w:footer="567" w:gutter="0"/>
          <w:cols w:space="720"/>
        </w:sectPr>
      </w:pPr>
      <w:r>
        <w:rPr>
          <w:rStyle w:val="CommentReference"/>
          <w:lang w:eastAsia="ar-SA"/>
        </w:rPr>
        <w:commentReference w:id="311"/>
      </w:r>
      <w:commentRangeEnd w:id="312"/>
      <w:r w:rsidR="00A64C0D">
        <w:rPr>
          <w:rStyle w:val="CommentReference"/>
          <w:lang w:eastAsia="ar-SA"/>
        </w:rPr>
        <w:commentReference w:id="312"/>
      </w:r>
    </w:p>
    <w:p w14:paraId="489E81B5" w14:textId="77777777" w:rsidR="00A02D4D" w:rsidRDefault="00B534BC" w:rsidP="00A02D4D">
      <w:pPr>
        <w:pStyle w:val="Heading1"/>
      </w:pPr>
      <w:bookmarkStart w:id="375" w:name="_Toc23253383"/>
      <w:r>
        <w:lastRenderedPageBreak/>
        <w:t>Koncept rešenja</w:t>
      </w:r>
      <w:bookmarkEnd w:id="375"/>
    </w:p>
    <w:p w14:paraId="03E2CF41" w14:textId="77777777" w:rsidR="004C3111" w:rsidRDefault="004C3111" w:rsidP="004C3111"/>
    <w:p w14:paraId="2F35A391" w14:textId="77777777" w:rsidR="004C3111" w:rsidRDefault="004C3111" w:rsidP="004C3111"/>
    <w:p w14:paraId="37D0B8EF" w14:textId="77777777" w:rsidR="004C3111" w:rsidRDefault="004C3111" w:rsidP="0091363A">
      <w:pPr>
        <w:jc w:val="left"/>
      </w:pPr>
    </w:p>
    <w:p w14:paraId="5D5378B2" w14:textId="77777777" w:rsidR="005D3FD3" w:rsidRDefault="004C3111">
      <w:pPr>
        <w:spacing w:after="240"/>
        <w:ind w:firstLine="720"/>
        <w:rPr>
          <w:del w:id="376" w:author="sstojanovic" w:date="2019-10-21T11:45:00Z"/>
        </w:rPr>
        <w:pPrChange w:id="377" w:author="sstojanovic" w:date="2019-10-29T14:05:00Z">
          <w:pPr/>
        </w:pPrChange>
      </w:pPr>
      <w:r>
        <w:t xml:space="preserve">U ovom poglavlju dat je </w:t>
      </w:r>
      <w:r w:rsidR="00880036">
        <w:t>detaljniji opis teme rada, kao i</w:t>
      </w:r>
      <w:r>
        <w:t xml:space="preserve"> opis njegove realizacije</w:t>
      </w:r>
      <w:r w:rsidR="00B666F2">
        <w:t>. Potrebno je napraviti grafičku korisničku spregu, koja</w:t>
      </w:r>
      <w:r>
        <w:t xml:space="preserve"> o</w:t>
      </w:r>
      <w:r w:rsidR="00880036">
        <w:t>mogućava korisniku</w:t>
      </w:r>
      <w:r w:rsidR="00B93BD7">
        <w:t xml:space="preserve"> </w:t>
      </w:r>
      <w:r w:rsidR="003D1E96">
        <w:t>učitavanje</w:t>
      </w:r>
      <w:r w:rsidR="00B93BD7">
        <w:t xml:space="preserve"> postojećih</w:t>
      </w:r>
      <w:r>
        <w:t xml:space="preserve"> </w:t>
      </w:r>
      <w:proofErr w:type="gramStart"/>
      <w:r>
        <w:t>ili</w:t>
      </w:r>
      <w:proofErr w:type="gramEnd"/>
      <w:r>
        <w:t xml:space="preserve"> kreira</w:t>
      </w:r>
      <w:r w:rsidR="00880036">
        <w:t>nje</w:t>
      </w:r>
      <w:r w:rsidR="00B93BD7">
        <w:t xml:space="preserve"> novih AAT rezultata u XML formatu</w:t>
      </w:r>
      <w:r>
        <w:t>,</w:t>
      </w:r>
      <w:r w:rsidR="00880036">
        <w:t xml:space="preserve"> vršenje odgovarajućih izmena i</w:t>
      </w:r>
      <w:r>
        <w:t xml:space="preserve"> čuva</w:t>
      </w:r>
      <w:r w:rsidR="00880036">
        <w:t>nje</w:t>
      </w:r>
      <w:r>
        <w:t xml:space="preserve"> izmenjene datoteke na hard disku. Struktura trenutno otvorene</w:t>
      </w:r>
      <w:r w:rsidR="005C7785">
        <w:t xml:space="preserve"> XML</w:t>
      </w:r>
      <w:r>
        <w:t xml:space="preserve"> datoteke prik</w:t>
      </w:r>
      <w:r w:rsidR="005C6817">
        <w:t>azana je korisniku u vidu stabla</w:t>
      </w:r>
      <w:r>
        <w:t>. Takođe je potrebno realizo</w:t>
      </w:r>
      <w:r w:rsidR="004A18B9">
        <w:t>vati opcije za dodavanje novih i</w:t>
      </w:r>
      <w:r>
        <w:t xml:space="preserve"> </w:t>
      </w:r>
      <w:r w:rsidR="00E22383">
        <w:t>uklanjanje</w:t>
      </w:r>
      <w:r w:rsidR="00003B32">
        <w:t xml:space="preserve"> postojećih elemenata stabla</w:t>
      </w:r>
      <w:r>
        <w:t>, čuvanje unesenih podataka u PDF format</w:t>
      </w:r>
      <w:r w:rsidR="005D58B4">
        <w:t>u</w:t>
      </w:r>
      <w:r w:rsidR="004A18B9">
        <w:t>, kao i</w:t>
      </w:r>
      <w:r>
        <w:t xml:space="preserve"> podešavanje podrazumevanih vrednosti nekih </w:t>
      </w:r>
      <w:proofErr w:type="gramStart"/>
      <w:r>
        <w:t>od</w:t>
      </w:r>
      <w:proofErr w:type="gramEnd"/>
      <w:r>
        <w:t xml:space="preserve"> parametara </w:t>
      </w:r>
      <w:commentRangeStart w:id="378"/>
      <w:commentRangeStart w:id="379"/>
      <w:r>
        <w:t>programa</w:t>
      </w:r>
      <w:commentRangeEnd w:id="378"/>
      <w:r w:rsidR="00403159">
        <w:rPr>
          <w:rStyle w:val="CommentReference"/>
          <w:lang w:eastAsia="ar-SA"/>
        </w:rPr>
        <w:commentReference w:id="378"/>
      </w:r>
      <w:commentRangeEnd w:id="379"/>
      <w:r w:rsidR="00A64C0D">
        <w:rPr>
          <w:rStyle w:val="CommentReference"/>
          <w:lang w:eastAsia="ar-SA"/>
        </w:rPr>
        <w:commentReference w:id="379"/>
      </w:r>
      <w:r>
        <w:t>.</w:t>
      </w:r>
    </w:p>
    <w:p w14:paraId="664A36A1" w14:textId="77777777" w:rsidR="00985B9D" w:rsidRDefault="00985B9D" w:rsidP="000C090F">
      <w:pPr>
        <w:spacing w:after="240"/>
        <w:ind w:firstLine="720"/>
        <w:rPr>
          <w:ins w:id="380" w:author="sstojanovic" w:date="2019-10-21T12:12:00Z"/>
        </w:rPr>
        <w:sectPr w:rsidR="00985B9D" w:rsidSect="00B74C53">
          <w:headerReference w:type="default" r:id="rId26"/>
          <w:type w:val="continuous"/>
          <w:pgSz w:w="11907" w:h="16840" w:code="9"/>
          <w:pgMar w:top="1134" w:right="1418" w:bottom="1134" w:left="1418" w:header="567" w:footer="567" w:gutter="0"/>
          <w:cols w:space="720"/>
        </w:sectPr>
      </w:pPr>
    </w:p>
    <w:p w14:paraId="481EA2E4" w14:textId="77777777" w:rsidR="005D3FD3" w:rsidRDefault="00985B9D">
      <w:pPr>
        <w:spacing w:after="240"/>
        <w:rPr>
          <w:del w:id="381" w:author="sstojanovic" w:date="2019-10-21T12:12:00Z"/>
        </w:rPr>
        <w:pPrChange w:id="382" w:author="sstojanovic" w:date="2019-10-21T11:45:00Z">
          <w:pPr>
            <w:ind w:firstLine="0"/>
          </w:pPr>
        </w:pPrChange>
      </w:pPr>
      <w:ins w:id="383" w:author="sstojanovic" w:date="2019-10-21T12:12:00Z">
        <w:r>
          <w:lastRenderedPageBreak/>
          <w:tab/>
        </w:r>
      </w:ins>
    </w:p>
    <w:p w14:paraId="5A5BEDF4" w14:textId="77777777" w:rsidR="00985B9D" w:rsidRDefault="004A18B9" w:rsidP="00985B9D">
      <w:pPr>
        <w:spacing w:after="240"/>
        <w:ind w:firstLine="0"/>
        <w:rPr>
          <w:ins w:id="384" w:author="sstojanovic" w:date="2019-10-21T12:13:00Z"/>
        </w:rPr>
        <w:sectPr w:rsidR="00985B9D" w:rsidSect="00B74C53">
          <w:type w:val="continuous"/>
          <w:pgSz w:w="11907" w:h="16840" w:code="9"/>
          <w:pgMar w:top="1134" w:right="1418" w:bottom="1134" w:left="1418" w:header="567" w:footer="567" w:gutter="0"/>
          <w:cols w:space="720"/>
        </w:sectPr>
      </w:pPr>
      <w:commentRangeStart w:id="385"/>
      <w:commentRangeStart w:id="386"/>
      <w:r>
        <w:t>Izgled i</w:t>
      </w:r>
      <w:r w:rsidR="009C00AF">
        <w:t xml:space="preserve"> uređenje aplikacije s</w:t>
      </w:r>
      <w:r>
        <w:t xml:space="preserve">u zamišljeni </w:t>
      </w:r>
      <w:proofErr w:type="gramStart"/>
      <w:r>
        <w:t>sa</w:t>
      </w:r>
      <w:proofErr w:type="gramEnd"/>
      <w:r>
        <w:t xml:space="preserve"> jednostavnošću i</w:t>
      </w:r>
      <w:r w:rsidR="009C00AF">
        <w:t xml:space="preserve"> jasnoćom korišćenja kao glavnim prioritetima. Glavni prozor aplikacije se sastoji iz tri panela, </w:t>
      </w:r>
      <w:proofErr w:type="gramStart"/>
      <w:r w:rsidR="009C00AF">
        <w:t>od</w:t>
      </w:r>
      <w:proofErr w:type="gramEnd"/>
      <w:r w:rsidR="009C00AF">
        <w:t xml:space="preserve"> kojih</w:t>
      </w:r>
      <w:r w:rsidR="00633376">
        <w:t xml:space="preserve"> </w:t>
      </w:r>
      <w:r w:rsidR="009C00AF">
        <w:t xml:space="preserve">svaki ima svoju specifičnu namenu. Levi panel sadrži </w:t>
      </w:r>
      <w:r w:rsidR="00EF7973">
        <w:t>grafički element</w:t>
      </w:r>
      <w:r>
        <w:t xml:space="preserve"> za prikaz i</w:t>
      </w:r>
      <w:r w:rsidR="009C00AF">
        <w:t xml:space="preserve"> interakciju </w:t>
      </w:r>
      <w:proofErr w:type="gramStart"/>
      <w:r w:rsidR="009C00AF">
        <w:t>sa</w:t>
      </w:r>
      <w:proofErr w:type="gramEnd"/>
      <w:r w:rsidR="009C00AF">
        <w:t xml:space="preserve"> stab</w:t>
      </w:r>
      <w:r>
        <w:t>lom čvorova XML dokumenta, kao i</w:t>
      </w:r>
      <w:r w:rsidR="009C00AF">
        <w:t xml:space="preserve"> </w:t>
      </w:r>
      <w:r w:rsidR="00EF7973">
        <w:t>polje</w:t>
      </w:r>
      <w:r w:rsidR="009C00AF">
        <w:t xml:space="preserve"> za pretragu testnih slučajeva,</w:t>
      </w:r>
      <w:r w:rsidR="00633376">
        <w:t xml:space="preserve"> </w:t>
      </w:r>
      <w:r w:rsidR="009C00AF">
        <w:t>koji će redom selektovati sve testne slučajeve koji u svom nazivu sadrže uneseni tekst. U desn</w:t>
      </w:r>
      <w:r>
        <w:t>om panelu se nalaze tekstualna i</w:t>
      </w:r>
      <w:r w:rsidR="009C00AF">
        <w:t xml:space="preserve"> polja </w:t>
      </w:r>
      <w:proofErr w:type="gramStart"/>
      <w:r w:rsidR="009C00AF">
        <w:t>sa</w:t>
      </w:r>
      <w:proofErr w:type="gramEnd"/>
      <w:r w:rsidR="009C00AF">
        <w:t xml:space="preserve"> izborom, koja sadrže podatke podčvorova</w:t>
      </w:r>
      <w:r w:rsidR="00633376">
        <w:t xml:space="preserve"> </w:t>
      </w:r>
      <w:r w:rsidR="009C00AF">
        <w:t xml:space="preserve">selektovanog čvora. Prikaz podataka u desnom panelu se menja u zavisnosti </w:t>
      </w:r>
      <w:proofErr w:type="gramStart"/>
      <w:r w:rsidR="009C00AF">
        <w:t>od</w:t>
      </w:r>
      <w:proofErr w:type="gramEnd"/>
      <w:r w:rsidR="009C00AF">
        <w:t xml:space="preserve"> selekcije čvora stabla na levom panelu. Dubina prikaza je 1, što znači da </w:t>
      </w:r>
      <w:proofErr w:type="gramStart"/>
      <w:r w:rsidR="009C00AF">
        <w:t>će</w:t>
      </w:r>
      <w:proofErr w:type="gramEnd"/>
      <w:r w:rsidR="009C00AF">
        <w:t xml:space="preserve"> biti prikazani samo</w:t>
      </w:r>
      <w:r w:rsidR="00633376">
        <w:t xml:space="preserve"> </w:t>
      </w:r>
      <w:r w:rsidR="009C00AF">
        <w:t xml:space="preserve">podčvorovi direktno ispod selektovanog čvora, dok će se umesto onih dubljih videti samo naziv njihovog respektivnog matičnog čvora. Panel </w:t>
      </w:r>
      <w:proofErr w:type="gramStart"/>
      <w:r w:rsidR="009C00AF">
        <w:t>sa</w:t>
      </w:r>
      <w:proofErr w:type="gramEnd"/>
      <w:r w:rsidR="009C00AF">
        <w:t xml:space="preserve"> donje strane prozora sadrži prikaz</w:t>
      </w:r>
      <w:r w:rsidR="00633376">
        <w:t xml:space="preserve"> </w:t>
      </w:r>
      <w:r w:rsidR="009C00AF">
        <w:t>detaljnijeg opi</w:t>
      </w:r>
      <w:r w:rsidR="003A27A2">
        <w:t>sa trenutno selektovanog čvora, ukoliko opis postoji</w:t>
      </w:r>
      <w:r w:rsidR="009C00AF">
        <w:t>. Paneli se nalaze unuta</w:t>
      </w:r>
      <w:r w:rsidR="00633376">
        <w:t xml:space="preserve">r kliznih prozora, što znači da </w:t>
      </w:r>
      <w:r w:rsidR="009C00AF">
        <w:t xml:space="preserve">svaki </w:t>
      </w:r>
      <w:proofErr w:type="gramStart"/>
      <w:r w:rsidR="009C00AF">
        <w:t>od</w:t>
      </w:r>
      <w:proofErr w:type="gramEnd"/>
      <w:r w:rsidR="009C00AF">
        <w:t xml:space="preserve"> njih ima podesivu širinu, što može povećati</w:t>
      </w:r>
      <w:commentRangeEnd w:id="385"/>
      <w:r w:rsidR="000B6E02">
        <w:rPr>
          <w:rStyle w:val="CommentReference"/>
          <w:lang w:eastAsia="ar-SA"/>
        </w:rPr>
        <w:commentReference w:id="385"/>
      </w:r>
      <w:commentRangeEnd w:id="386"/>
      <w:r w:rsidR="00A64C0D">
        <w:rPr>
          <w:rStyle w:val="CommentReference"/>
          <w:lang w:eastAsia="ar-SA"/>
        </w:rPr>
        <w:commentReference w:id="386"/>
      </w:r>
      <w:r w:rsidR="00633376">
        <w:t xml:space="preserve"> </w:t>
      </w:r>
      <w:r w:rsidR="009C00AF">
        <w:t>preglednost kod stab</w:t>
      </w:r>
      <w:r w:rsidR="00431BA6">
        <w:t>a</w:t>
      </w:r>
      <w:r w:rsidR="009C00AF">
        <w:t>la čiji čvorovi</w:t>
      </w:r>
      <w:r w:rsidR="00633376">
        <w:t xml:space="preserve"> </w:t>
      </w:r>
      <w:r w:rsidR="009C00AF">
        <w:t xml:space="preserve">imaju veoma duge nazive. Takođe postoje i traka </w:t>
      </w:r>
      <w:proofErr w:type="gramStart"/>
      <w:r w:rsidR="009C00AF">
        <w:t>sa</w:t>
      </w:r>
      <w:proofErr w:type="gramEnd"/>
      <w:r w:rsidR="009C00AF">
        <w:t xml:space="preserve"> alatima i meni traka, koje se nalaze pri </w:t>
      </w:r>
      <w:r w:rsidR="009C00AF">
        <w:lastRenderedPageBreak/>
        <w:t>vrhu glavnog prozora, iznad levog i desnog panela,</w:t>
      </w:r>
      <w:r w:rsidR="00633376">
        <w:t xml:space="preserve"> </w:t>
      </w:r>
      <w:r w:rsidR="009C00AF">
        <w:t>a ispod trake sa nazivom aplikacije, kao i statusna traka na samom njegovom dnu. Uloga statusne trake je da prikaže korisniku informacije o raznim elementima prozora aplikacije (ukoliko one postoje)</w:t>
      </w:r>
      <w:r w:rsidR="003A27A2">
        <w:t xml:space="preserve"> </w:t>
      </w:r>
      <w:r>
        <w:t>pri prelasku mišem preko njih, i</w:t>
      </w:r>
      <w:r w:rsidR="009C00AF">
        <w:t xml:space="preserve"> da ga obavesti o uspešnosti zatraženih o</w:t>
      </w:r>
      <w:r>
        <w:t>peracija (kao što su otvaranje i čuvanje datoteke, dodavanje i</w:t>
      </w:r>
      <w:r w:rsidR="009C00AF">
        <w:t xml:space="preserve"> brisanje čvorova, itd.).</w:t>
      </w:r>
      <w:r w:rsidR="00633376">
        <w:t xml:space="preserve"> </w:t>
      </w:r>
      <w:r w:rsidR="009C00AF">
        <w:t>Meni traka se s</w:t>
      </w:r>
      <w:r>
        <w:t xml:space="preserve">astoji iz </w:t>
      </w:r>
      <w:r w:rsidR="00FA53E4" w:rsidRPr="00FA53E4">
        <w:rPr>
          <w:i/>
          <w:rPrChange w:id="387" w:author="sstojanovic" w:date="2019-10-04T12:26:00Z">
            <w:rPr/>
          </w:rPrChange>
        </w:rPr>
        <w:t>File</w:t>
      </w:r>
      <w:r>
        <w:t xml:space="preserve">, </w:t>
      </w:r>
      <w:r w:rsidR="00FA53E4" w:rsidRPr="00FA53E4">
        <w:rPr>
          <w:i/>
          <w:rPrChange w:id="388" w:author="sstojanovic" w:date="2019-10-04T12:26:00Z">
            <w:rPr/>
          </w:rPrChange>
        </w:rPr>
        <w:t>Edit</w:t>
      </w:r>
      <w:r>
        <w:t xml:space="preserve">, </w:t>
      </w:r>
      <w:r w:rsidR="00FA53E4" w:rsidRPr="00FA53E4">
        <w:rPr>
          <w:i/>
          <w:rPrChange w:id="389" w:author="sstojanovic" w:date="2019-10-04T12:26:00Z">
            <w:rPr/>
          </w:rPrChange>
        </w:rPr>
        <w:t>Options</w:t>
      </w:r>
      <w:r>
        <w:t>, i</w:t>
      </w:r>
      <w:r w:rsidR="009C00AF">
        <w:t xml:space="preserve"> </w:t>
      </w:r>
      <w:r w:rsidR="00FA53E4" w:rsidRPr="00FA53E4">
        <w:rPr>
          <w:i/>
          <w:rPrChange w:id="390" w:author="sstojanovic" w:date="2019-10-04T12:26:00Z">
            <w:rPr/>
          </w:rPrChange>
        </w:rPr>
        <w:t>Help</w:t>
      </w:r>
      <w:r w:rsidR="009C00AF">
        <w:t xml:space="preserve"> menija, koji u sebi sadrže podmenije </w:t>
      </w:r>
      <w:proofErr w:type="gramStart"/>
      <w:r w:rsidR="009C00AF">
        <w:t>sa</w:t>
      </w:r>
      <w:proofErr w:type="gramEnd"/>
      <w:r w:rsidR="009C00AF">
        <w:t xml:space="preserve"> listama operacija koje su dostupne korisniku. Svaka operacija ima svoju prečicu u</w:t>
      </w:r>
      <w:r w:rsidR="00633376">
        <w:t xml:space="preserve"> </w:t>
      </w:r>
      <w:r w:rsidR="009C00AF">
        <w:t xml:space="preserve">vidu komande </w:t>
      </w:r>
      <w:proofErr w:type="gramStart"/>
      <w:r w:rsidR="009C00AF">
        <w:t>sa</w:t>
      </w:r>
      <w:proofErr w:type="gramEnd"/>
      <w:r w:rsidR="009C00AF">
        <w:t xml:space="preserve"> tastature. Komanda se izvršava istov</w:t>
      </w:r>
      <w:r>
        <w:t xml:space="preserve">remenim pritiskom tastera </w:t>
      </w:r>
      <w:r w:rsidR="00FA53E4" w:rsidRPr="00FA53E4">
        <w:rPr>
          <w:i/>
          <w:rPrChange w:id="391" w:author="sstojanovic" w:date="2019-10-04T12:26:00Z">
            <w:rPr/>
          </w:rPrChange>
        </w:rPr>
        <w:t>Ctrl</w:t>
      </w:r>
      <w:r>
        <w:t xml:space="preserve"> i</w:t>
      </w:r>
      <w:r w:rsidR="009C00AF">
        <w:t xml:space="preserve"> tastera </w:t>
      </w:r>
      <w:r w:rsidR="009C00AF" w:rsidRPr="00633376">
        <w:t>odgovarajućeg</w:t>
      </w:r>
      <w:r w:rsidR="009C00AF">
        <w:t xml:space="preserve"> slova.</w:t>
      </w:r>
    </w:p>
    <w:p w14:paraId="13C47D6A" w14:textId="77777777" w:rsidR="005D3FD3" w:rsidRDefault="000C090F">
      <w:pPr>
        <w:spacing w:after="240"/>
        <w:ind w:firstLine="0"/>
        <w:rPr>
          <w:del w:id="392" w:author="sstojanovic" w:date="2019-10-21T12:13:00Z"/>
        </w:rPr>
        <w:pPrChange w:id="393" w:author="sstojanovic" w:date="2019-10-21T12:12:00Z">
          <w:pPr>
            <w:ind w:firstLine="0"/>
          </w:pPr>
        </w:pPrChange>
      </w:pPr>
      <w:ins w:id="394" w:author="sstojanovic" w:date="2019-10-29T14:05:00Z">
        <w:r>
          <w:lastRenderedPageBreak/>
          <w:tab/>
        </w:r>
      </w:ins>
    </w:p>
    <w:p w14:paraId="740C01D4" w14:textId="77777777" w:rsidR="005D3FD3" w:rsidRDefault="00F75E75">
      <w:pPr>
        <w:spacing w:after="240"/>
        <w:ind w:firstLine="0"/>
        <w:pPrChange w:id="395" w:author="sstojanovic" w:date="2019-10-21T12:13:00Z">
          <w:pPr/>
        </w:pPrChange>
      </w:pPr>
      <w:r>
        <w:t>Opcije</w:t>
      </w:r>
      <w:r w:rsidR="00793A2A">
        <w:t xml:space="preserve"> </w:t>
      </w:r>
      <w:proofErr w:type="gramStart"/>
      <w:r w:rsidR="00793A2A">
        <w:t>sa</w:t>
      </w:r>
      <w:proofErr w:type="gramEnd"/>
      <w:r w:rsidR="00793A2A">
        <w:t xml:space="preserve"> trake u gornjem delu glavnog pr</w:t>
      </w:r>
      <w:r w:rsidR="004A18B9">
        <w:t>ozora, njihove funkcionalnosti i</w:t>
      </w:r>
      <w:r w:rsidR="00793A2A">
        <w:t xml:space="preserve"> odgovarajuće komande sa tastature su sledeće:</w:t>
      </w:r>
    </w:p>
    <w:p w14:paraId="0BAF164F" w14:textId="77777777" w:rsidR="000F7CB8" w:rsidRDefault="00FA53E4" w:rsidP="00F87187">
      <w:pPr>
        <w:numPr>
          <w:ilvl w:val="0"/>
          <w:numId w:val="21"/>
        </w:numPr>
      </w:pPr>
      <w:r w:rsidRPr="00FA53E4">
        <w:rPr>
          <w:i/>
          <w:rPrChange w:id="396" w:author="sstojanovic" w:date="2019-10-01T13:34:00Z">
            <w:rPr/>
          </w:rPrChange>
        </w:rPr>
        <w:t>New File</w:t>
      </w:r>
      <w:r w:rsidR="002A3AFD">
        <w:t xml:space="preserve"> – </w:t>
      </w:r>
      <w:r w:rsidR="00F75E75">
        <w:t>Opcija</w:t>
      </w:r>
      <w:r w:rsidR="000F7CB8" w:rsidRPr="000F7CB8">
        <w:t xml:space="preserve"> za kreiranje novog </w:t>
      </w:r>
      <w:r w:rsidR="006941C9">
        <w:t>XML</w:t>
      </w:r>
      <w:r w:rsidR="000F7CB8" w:rsidRPr="000F7CB8">
        <w:t xml:space="preserve"> dokumenta pomoću praznog AATR šablona</w:t>
      </w:r>
      <w:r w:rsidR="008B1124">
        <w:t>.</w:t>
      </w:r>
      <w:r w:rsidR="000F7CB8" w:rsidRPr="000F7CB8">
        <w:t xml:space="preserve"> Prečica: </w:t>
      </w:r>
      <w:r w:rsidRPr="00FA53E4">
        <w:rPr>
          <w:i/>
          <w:rPrChange w:id="397" w:author="sstojanovic" w:date="2019-10-01T13:34:00Z">
            <w:rPr/>
          </w:rPrChange>
        </w:rPr>
        <w:t>Ctrl + N</w:t>
      </w:r>
    </w:p>
    <w:p w14:paraId="56F78494" w14:textId="77777777" w:rsidR="000F7CB8" w:rsidRDefault="00FA53E4" w:rsidP="00F87187">
      <w:pPr>
        <w:numPr>
          <w:ilvl w:val="0"/>
          <w:numId w:val="21"/>
        </w:numPr>
      </w:pPr>
      <w:r w:rsidRPr="00FA53E4">
        <w:rPr>
          <w:i/>
          <w:rPrChange w:id="398" w:author="sstojanovic" w:date="2019-10-01T13:34:00Z">
            <w:rPr/>
          </w:rPrChange>
        </w:rPr>
        <w:t>Open File</w:t>
      </w:r>
      <w:r w:rsidR="002A3AFD">
        <w:t xml:space="preserve"> –</w:t>
      </w:r>
      <w:r w:rsidR="000F7CB8" w:rsidRPr="000F7CB8">
        <w:t xml:space="preserve"> </w:t>
      </w:r>
      <w:r w:rsidR="00F75E75">
        <w:t>Opcija</w:t>
      </w:r>
      <w:r w:rsidR="00F75E75" w:rsidRPr="000F7CB8">
        <w:t xml:space="preserve"> </w:t>
      </w:r>
      <w:r w:rsidR="00F75E75">
        <w:t>koja</w:t>
      </w:r>
      <w:r w:rsidR="000F7CB8" w:rsidRPr="000F7CB8">
        <w:t xml:space="preserve"> omogućava korisniku učitavanje postojeće XML datoteke, nakon njenog izbora u dijalogu za biranje datoteka. Prečica: Ctrl + O</w:t>
      </w:r>
    </w:p>
    <w:p w14:paraId="70A5FE39" w14:textId="77777777" w:rsidR="000F7CB8" w:rsidRDefault="00FA53E4" w:rsidP="00F87187">
      <w:pPr>
        <w:numPr>
          <w:ilvl w:val="0"/>
          <w:numId w:val="21"/>
        </w:numPr>
      </w:pPr>
      <w:r w:rsidRPr="00FA53E4">
        <w:rPr>
          <w:i/>
          <w:rPrChange w:id="399" w:author="sstojanovic" w:date="2019-10-01T13:34:00Z">
            <w:rPr/>
          </w:rPrChange>
        </w:rPr>
        <w:t>Save File</w:t>
      </w:r>
      <w:r w:rsidR="00F75E75">
        <w:t xml:space="preserve"> – Aktivacija ove</w:t>
      </w:r>
      <w:r w:rsidR="000F7CB8" w:rsidRPr="000F7CB8">
        <w:t xml:space="preserve"> </w:t>
      </w:r>
      <w:r w:rsidR="00F75E75">
        <w:t>opcije</w:t>
      </w:r>
      <w:r w:rsidR="00F75E75" w:rsidRPr="000F7CB8">
        <w:t xml:space="preserve"> </w:t>
      </w:r>
      <w:r w:rsidR="00F75E75">
        <w:t>poziva</w:t>
      </w:r>
      <w:r w:rsidR="000F7CB8" w:rsidRPr="000F7CB8">
        <w:t xml:space="preserve"> jednu </w:t>
      </w:r>
      <w:proofErr w:type="gramStart"/>
      <w:r w:rsidR="000F7CB8" w:rsidRPr="000F7CB8">
        <w:t>od</w:t>
      </w:r>
      <w:proofErr w:type="gramEnd"/>
      <w:r w:rsidR="000F7CB8" w:rsidRPr="000F7CB8">
        <w:t xml:space="preserve"> dve funkcije, u zavisnosti od trenutnog stanja aplikacije: ukoliko trenutno obrađivana datoteka postoji na hard disku, čuva se novo stanje datoteke uz obaveštenje korisniku da je čuvanje uspelo (</w:t>
      </w:r>
      <w:r w:rsidRPr="00FA53E4">
        <w:rPr>
          <w:i/>
          <w:rPrChange w:id="400" w:author="sstojanovic" w:date="2019-10-04T12:27:00Z">
            <w:rPr/>
          </w:rPrChange>
        </w:rPr>
        <w:t>Save</w:t>
      </w:r>
      <w:r w:rsidR="000F7CB8" w:rsidRPr="000F7CB8">
        <w:t xml:space="preserve">). </w:t>
      </w:r>
      <w:proofErr w:type="gramStart"/>
      <w:r w:rsidR="000F7CB8" w:rsidRPr="000F7CB8">
        <w:t>Sa</w:t>
      </w:r>
      <w:proofErr w:type="gramEnd"/>
      <w:r w:rsidR="000F7CB8" w:rsidRPr="000F7CB8">
        <w:t xml:space="preserve"> druge strane, ukoliko je datoteka tek kreirana i nije čuvana na disku, pojavljuje</w:t>
      </w:r>
      <w:r w:rsidR="004A18B9">
        <w:t xml:space="preserve"> se dijalog za odabir lokacije i</w:t>
      </w:r>
      <w:r w:rsidR="000F7CB8" w:rsidRPr="000F7CB8">
        <w:t xml:space="preserve"> imena čuvane datoteke (</w:t>
      </w:r>
      <w:r w:rsidRPr="00FA53E4">
        <w:rPr>
          <w:i/>
          <w:rPrChange w:id="401" w:author="sstojanovic" w:date="2019-10-04T12:27:00Z">
            <w:rPr/>
          </w:rPrChange>
        </w:rPr>
        <w:t>Save As…</w:t>
      </w:r>
      <w:r w:rsidR="000F7CB8" w:rsidRPr="000F7CB8">
        <w:t xml:space="preserve">). Ukoliko trenutno nije učitana </w:t>
      </w:r>
      <w:proofErr w:type="gramStart"/>
      <w:r w:rsidR="000F7CB8" w:rsidRPr="000F7CB8">
        <w:t>ni</w:t>
      </w:r>
      <w:proofErr w:type="gramEnd"/>
      <w:r w:rsidR="000F7CB8" w:rsidRPr="000F7CB8">
        <w:t xml:space="preserve"> jedna datoteka, </w:t>
      </w:r>
      <w:r w:rsidR="00F75E75">
        <w:t>opcija je nedostupna</w:t>
      </w:r>
      <w:r w:rsidR="000F7CB8" w:rsidRPr="000F7CB8">
        <w:t>.</w:t>
      </w:r>
      <w:r w:rsidR="000F7CB8">
        <w:t xml:space="preserve"> </w:t>
      </w:r>
      <w:r w:rsidR="000F7CB8" w:rsidRPr="000F7CB8">
        <w:t xml:space="preserve">Prečica: </w:t>
      </w:r>
      <w:r w:rsidRPr="00FA53E4">
        <w:rPr>
          <w:i/>
          <w:rPrChange w:id="402" w:author="sstojanovic" w:date="2019-10-01T13:34:00Z">
            <w:rPr/>
          </w:rPrChange>
        </w:rPr>
        <w:t>Ctrl + S</w:t>
      </w:r>
    </w:p>
    <w:p w14:paraId="2B16D675" w14:textId="77777777" w:rsidR="000F7CB8" w:rsidRPr="00383F66" w:rsidRDefault="00FA53E4" w:rsidP="00F87187">
      <w:pPr>
        <w:numPr>
          <w:ilvl w:val="0"/>
          <w:numId w:val="21"/>
        </w:numPr>
        <w:rPr>
          <w:i/>
          <w:rPrChange w:id="403" w:author="sstojanovic" w:date="2019-10-01T13:34:00Z">
            <w:rPr/>
          </w:rPrChange>
        </w:rPr>
      </w:pPr>
      <w:r w:rsidRPr="00FA53E4">
        <w:rPr>
          <w:i/>
          <w:rPrChange w:id="404" w:author="sstojanovic" w:date="2019-10-01T13:34:00Z">
            <w:rPr/>
          </w:rPrChange>
        </w:rPr>
        <w:t>Create Issues</w:t>
      </w:r>
      <w:r w:rsidR="00F75E75">
        <w:t xml:space="preserve"> </w:t>
      </w:r>
      <w:r w:rsidR="002A3AFD">
        <w:t>–</w:t>
      </w:r>
      <w:r w:rsidR="00F75E75">
        <w:t xml:space="preserve"> Odabirom ove</w:t>
      </w:r>
      <w:r w:rsidR="000F7CB8" w:rsidRPr="000F7CB8">
        <w:t xml:space="preserve"> </w:t>
      </w:r>
      <w:r w:rsidR="00F75E75">
        <w:t>opcije</w:t>
      </w:r>
      <w:r w:rsidR="000F7CB8" w:rsidRPr="000F7CB8">
        <w:t xml:space="preserve"> pokreće se skripta za generisanje liste izveštaja. Prečica: </w:t>
      </w:r>
      <w:r w:rsidRPr="00FA53E4">
        <w:rPr>
          <w:i/>
          <w:rPrChange w:id="405" w:author="sstojanovic" w:date="2019-10-01T13:34:00Z">
            <w:rPr/>
          </w:rPrChange>
        </w:rPr>
        <w:t>Ctrl + I</w:t>
      </w:r>
    </w:p>
    <w:p w14:paraId="262E02D3" w14:textId="77777777" w:rsidR="000F7CB8" w:rsidRDefault="00FA53E4" w:rsidP="00F87187">
      <w:pPr>
        <w:numPr>
          <w:ilvl w:val="0"/>
          <w:numId w:val="21"/>
        </w:numPr>
      </w:pPr>
      <w:r w:rsidRPr="00FA53E4">
        <w:rPr>
          <w:i/>
          <w:rPrChange w:id="406" w:author="sstojanovic" w:date="2019-10-01T13:34:00Z">
            <w:rPr/>
          </w:rPrChange>
        </w:rPr>
        <w:t>Export to PDF</w:t>
      </w:r>
      <w:r w:rsidR="000F7CB8" w:rsidRPr="000F7CB8">
        <w:t xml:space="preserve"> </w:t>
      </w:r>
      <w:r w:rsidR="002A3AFD">
        <w:t>–</w:t>
      </w:r>
      <w:r w:rsidR="000F7CB8" w:rsidRPr="000F7CB8">
        <w:t xml:space="preserve"> </w:t>
      </w:r>
      <w:r w:rsidR="00F75E75">
        <w:t>Opcija koja</w:t>
      </w:r>
      <w:r w:rsidR="000F7CB8" w:rsidRPr="000F7CB8">
        <w:t xml:space="preserve"> omogućava čuvanje unesenih podataka u PDF formatu </w:t>
      </w:r>
      <w:proofErr w:type="gramStart"/>
      <w:r w:rsidR="000F7CB8" w:rsidRPr="000F7CB8">
        <w:t>na</w:t>
      </w:r>
      <w:proofErr w:type="gramEnd"/>
      <w:r w:rsidR="000F7CB8" w:rsidRPr="000F7CB8">
        <w:t xml:space="preserve"> odabranoj lokaciji, pomoću skripte koja sadrži šablon za kreiranje PDF dokumenta. Korišćenje </w:t>
      </w:r>
      <w:r w:rsidR="00F75E75">
        <w:t>opcije</w:t>
      </w:r>
      <w:r w:rsidR="000F7CB8" w:rsidRPr="000F7CB8">
        <w:t xml:space="preserve"> je moguće samo ako je trenutno učitana postojeća </w:t>
      </w:r>
      <w:proofErr w:type="gramStart"/>
      <w:r w:rsidR="000F7CB8" w:rsidRPr="000F7CB8">
        <w:t>ili</w:t>
      </w:r>
      <w:proofErr w:type="gramEnd"/>
      <w:r w:rsidR="000F7CB8" w:rsidRPr="000F7CB8">
        <w:t xml:space="preserve"> generisana nova XML datoteka. Prečica: </w:t>
      </w:r>
      <w:r w:rsidRPr="00FA53E4">
        <w:rPr>
          <w:i/>
          <w:rPrChange w:id="407" w:author="sstojanovic" w:date="2019-10-01T13:34:00Z">
            <w:rPr/>
          </w:rPrChange>
        </w:rPr>
        <w:t>Ctrl + E</w:t>
      </w:r>
    </w:p>
    <w:p w14:paraId="4E2F1498" w14:textId="77777777" w:rsidR="00BB1B6B" w:rsidRDefault="00FA53E4" w:rsidP="00F87187">
      <w:pPr>
        <w:numPr>
          <w:ilvl w:val="0"/>
          <w:numId w:val="21"/>
        </w:numPr>
        <w:rPr>
          <w:i/>
        </w:rPr>
        <w:sectPr w:rsidR="00BB1B6B" w:rsidSect="00B74C53">
          <w:type w:val="continuous"/>
          <w:pgSz w:w="11907" w:h="16840" w:code="9"/>
          <w:pgMar w:top="1134" w:right="1418" w:bottom="1134" w:left="1418" w:header="567" w:footer="567" w:gutter="0"/>
          <w:cols w:space="720"/>
        </w:sectPr>
      </w:pPr>
      <w:r w:rsidRPr="00FA53E4">
        <w:rPr>
          <w:i/>
          <w:rPrChange w:id="408" w:author="sstojanovic" w:date="2019-10-01T13:34:00Z">
            <w:rPr/>
          </w:rPrChange>
        </w:rPr>
        <w:t>Export all to PDF</w:t>
      </w:r>
      <w:r w:rsidR="000F7CB8">
        <w:t xml:space="preserve"> – Poziva Export to PDF za svaki </w:t>
      </w:r>
      <w:proofErr w:type="gramStart"/>
      <w:r w:rsidR="000F7CB8">
        <w:t>od</w:t>
      </w:r>
      <w:proofErr w:type="gramEnd"/>
      <w:r w:rsidR="000F7CB8">
        <w:t xml:space="preserve"> </w:t>
      </w:r>
      <w:r w:rsidR="00F75E75">
        <w:t>XML</w:t>
      </w:r>
      <w:r w:rsidR="000F7CB8">
        <w:t xml:space="preserve"> fajlova unutar odabranog foldera ponaosob.</w:t>
      </w:r>
      <w:r w:rsidR="0059512E">
        <w:t xml:space="preserve"> Ova funkcionalnost se vrši u posebnoj niti programa, kako ne bi došlo do zaustavljanja cele aplikacije tokom njenog izvršavanja.</w:t>
      </w:r>
      <w:r w:rsidR="000F7CB8">
        <w:t xml:space="preserve"> Prečica: </w:t>
      </w:r>
      <w:r w:rsidRPr="00FA53E4">
        <w:rPr>
          <w:i/>
          <w:rPrChange w:id="409" w:author="sstojanovic" w:date="2019-10-01T13:34:00Z">
            <w:rPr/>
          </w:rPrChange>
        </w:rPr>
        <w:t>Ctrl + Shift + E</w:t>
      </w:r>
    </w:p>
    <w:p w14:paraId="7F35F10B" w14:textId="77777777" w:rsidR="000F7CB8" w:rsidRPr="0059512E" w:rsidRDefault="000F7CB8" w:rsidP="00BB1B6B">
      <w:pPr>
        <w:ind w:firstLine="0"/>
      </w:pPr>
    </w:p>
    <w:p w14:paraId="536D2D6E" w14:textId="77777777" w:rsidR="0059512E" w:rsidRDefault="00FA53E4" w:rsidP="00F87187">
      <w:pPr>
        <w:numPr>
          <w:ilvl w:val="0"/>
          <w:numId w:val="21"/>
        </w:numPr>
      </w:pPr>
      <w:r w:rsidRPr="00FA53E4">
        <w:rPr>
          <w:i/>
          <w:rPrChange w:id="410" w:author="sstojanovic" w:date="2019-10-01T13:34:00Z">
            <w:rPr/>
          </w:rPrChange>
        </w:rPr>
        <w:t>Add Child</w:t>
      </w:r>
      <w:r w:rsidR="0059512E" w:rsidRPr="0059512E">
        <w:t xml:space="preserve"> </w:t>
      </w:r>
      <w:r w:rsidR="002A3AFD">
        <w:t>–</w:t>
      </w:r>
      <w:r w:rsidR="0059512E" w:rsidRPr="0059512E">
        <w:t xml:space="preserve"> Ovaj alat dodaje </w:t>
      </w:r>
      <w:proofErr w:type="gramStart"/>
      <w:r w:rsidR="0059512E" w:rsidRPr="0059512E">
        <w:t>novi</w:t>
      </w:r>
      <w:proofErr w:type="gramEnd"/>
      <w:r w:rsidR="0059512E" w:rsidRPr="0059512E">
        <w:t xml:space="preserve"> podčvor trenutno selektovanom čvoru stabla. Različiti čv</w:t>
      </w:r>
      <w:r w:rsidR="004A18B9">
        <w:t>orovi mogu imati različit broj i</w:t>
      </w:r>
      <w:r w:rsidR="0059512E" w:rsidRPr="0059512E">
        <w:t xml:space="preserve"> vrste podčvorova, </w:t>
      </w:r>
      <w:proofErr w:type="gramStart"/>
      <w:r w:rsidR="0059512E" w:rsidRPr="0059512E">
        <w:t>te</w:t>
      </w:r>
      <w:proofErr w:type="gramEnd"/>
      <w:r w:rsidR="0059512E" w:rsidRPr="0059512E">
        <w:t xml:space="preserve"> se u slučaju više mogućih podčvorova za dodavanje, pomoću iskačućeg menija korisniku pruža lista dostupnih mogućnosti. Prečica za ovaj alat ne postoji.</w:t>
      </w:r>
    </w:p>
    <w:p w14:paraId="1E74A74F" w14:textId="77777777" w:rsidR="0059512E" w:rsidRDefault="00FA53E4" w:rsidP="00F87187">
      <w:pPr>
        <w:numPr>
          <w:ilvl w:val="0"/>
          <w:numId w:val="21"/>
        </w:numPr>
      </w:pPr>
      <w:r w:rsidRPr="00FA53E4">
        <w:rPr>
          <w:i/>
          <w:rPrChange w:id="411" w:author="sstojanovic" w:date="2019-10-01T13:34:00Z">
            <w:rPr/>
          </w:rPrChange>
        </w:rPr>
        <w:t>Delete item</w:t>
      </w:r>
      <w:r w:rsidR="0059512E" w:rsidRPr="0059512E">
        <w:t xml:space="preserve"> </w:t>
      </w:r>
      <w:r w:rsidR="002A3AFD">
        <w:t>–</w:t>
      </w:r>
      <w:r w:rsidR="0059512E" w:rsidRPr="0059512E">
        <w:t xml:space="preserve"> Alat koji vrši uklanjanje </w:t>
      </w:r>
      <w:commentRangeStart w:id="412"/>
      <w:del w:id="413" w:author="sstojanovic" w:date="2019-10-18T12:11:00Z">
        <w:r w:rsidR="0059512E" w:rsidRPr="0059512E" w:rsidDel="0089773C">
          <w:delText xml:space="preserve">selektovanog </w:delText>
        </w:r>
      </w:del>
      <w:commentRangeEnd w:id="412"/>
      <w:ins w:id="414" w:author="sstojanovic" w:date="2019-10-28T13:19:00Z">
        <w:r w:rsidR="00AD689F">
          <w:t>odabranog</w:t>
        </w:r>
      </w:ins>
      <w:ins w:id="415" w:author="sstojanovic" w:date="2019-10-18T12:11:00Z">
        <w:r w:rsidR="0089773C" w:rsidRPr="0059512E">
          <w:t xml:space="preserve"> </w:t>
        </w:r>
      </w:ins>
      <w:r w:rsidR="00403159">
        <w:rPr>
          <w:rStyle w:val="CommentReference"/>
          <w:lang w:eastAsia="ar-SA"/>
        </w:rPr>
        <w:commentReference w:id="412"/>
      </w:r>
      <w:r w:rsidR="0059512E" w:rsidRPr="0059512E">
        <w:t xml:space="preserve">elementa iz stabla. Kako samo određeni elementi stabla mogu biti uklonjeni, dostupnost ovog alata zavisi </w:t>
      </w:r>
      <w:proofErr w:type="gramStart"/>
      <w:r w:rsidR="0059512E" w:rsidRPr="0059512E">
        <w:t>od</w:t>
      </w:r>
      <w:proofErr w:type="gramEnd"/>
      <w:r w:rsidR="0059512E" w:rsidRPr="0059512E">
        <w:t xml:space="preserve"> prirode </w:t>
      </w:r>
      <w:del w:id="416" w:author="sstojanovic" w:date="2019-10-28T13:19:00Z">
        <w:r w:rsidR="0059512E" w:rsidRPr="0059512E" w:rsidDel="00AD689F">
          <w:delText xml:space="preserve">selektovanog </w:delText>
        </w:r>
      </w:del>
      <w:ins w:id="417" w:author="sstojanovic" w:date="2019-10-28T13:19:00Z">
        <w:r w:rsidR="00AD689F">
          <w:t>obeleženog</w:t>
        </w:r>
        <w:r w:rsidR="00AD689F" w:rsidRPr="0059512E">
          <w:t xml:space="preserve"> </w:t>
        </w:r>
      </w:ins>
      <w:r w:rsidR="0059512E" w:rsidRPr="0059512E">
        <w:t xml:space="preserve">čvora. Nakon odabira ovog alata pojavljuje se dijalog koji </w:t>
      </w:r>
      <w:proofErr w:type="gramStart"/>
      <w:r w:rsidR="0059512E" w:rsidRPr="0059512E">
        <w:t>od</w:t>
      </w:r>
      <w:proofErr w:type="gramEnd"/>
      <w:r w:rsidR="0059512E" w:rsidRPr="0059512E">
        <w:t xml:space="preserve"> korisnika traži </w:t>
      </w:r>
      <w:ins w:id="418" w:author="sstojanovic" w:date="2019-10-28T13:19:00Z">
        <w:r w:rsidR="00AD689F">
          <w:t xml:space="preserve">potvrdu </w:t>
        </w:r>
      </w:ins>
      <w:del w:id="419" w:author="sstojanovic" w:date="2019-10-28T13:19:00Z">
        <w:r w:rsidR="0059512E" w:rsidRPr="0059512E" w:rsidDel="00AD689F">
          <w:delText xml:space="preserve">da potvrdi </w:delText>
        </w:r>
      </w:del>
      <w:r w:rsidR="0059512E" w:rsidRPr="0059512E">
        <w:t>brisanj</w:t>
      </w:r>
      <w:ins w:id="420" w:author="sstojanovic" w:date="2019-10-28T13:19:00Z">
        <w:r w:rsidR="00AD689F">
          <w:t>a</w:t>
        </w:r>
      </w:ins>
      <w:del w:id="421" w:author="sstojanovic" w:date="2019-10-28T13:19:00Z">
        <w:r w:rsidR="0059512E" w:rsidRPr="0059512E" w:rsidDel="00AD689F">
          <w:delText>e</w:delText>
        </w:r>
      </w:del>
      <w:r w:rsidR="0059512E" w:rsidRPr="0059512E">
        <w:t xml:space="preserve"> elementa. Prečica za ovaj alat ne postoji.</w:t>
      </w:r>
    </w:p>
    <w:p w14:paraId="7C434D13" w14:textId="77777777" w:rsidR="0059512E" w:rsidRDefault="00FA53E4" w:rsidP="00F87187">
      <w:pPr>
        <w:numPr>
          <w:ilvl w:val="0"/>
          <w:numId w:val="21"/>
        </w:numPr>
      </w:pPr>
      <w:r w:rsidRPr="00FA53E4">
        <w:rPr>
          <w:i/>
          <w:rPrChange w:id="422" w:author="sstojanovic" w:date="2019-10-01T13:34:00Z">
            <w:rPr/>
          </w:rPrChange>
        </w:rPr>
        <w:t>Settings</w:t>
      </w:r>
      <w:r w:rsidR="0059512E" w:rsidRPr="0059512E">
        <w:t xml:space="preserve"> </w:t>
      </w:r>
      <w:r w:rsidR="002A3AFD">
        <w:t>–</w:t>
      </w:r>
      <w:r w:rsidR="0059512E" w:rsidRPr="0059512E">
        <w:t xml:space="preserve"> Alat koji omogućuje korisniku menjanje pojedinih podrazumevanih parametara programa. To se postiže pomoću pokretanja skripte prefs.py, koja kreira poseban dijalog </w:t>
      </w:r>
      <w:proofErr w:type="gramStart"/>
      <w:r w:rsidR="0059512E" w:rsidRPr="0059512E">
        <w:t>sa</w:t>
      </w:r>
      <w:proofErr w:type="gramEnd"/>
      <w:r w:rsidR="0059512E" w:rsidRPr="0059512E">
        <w:t xml:space="preserve"> mogućnošću odabira podrazumevanih putanja koje se korisniku nude pri učitavanju i čuvanju dokumenta, kao i pri </w:t>
      </w:r>
      <w:commentRangeStart w:id="423"/>
      <w:del w:id="424" w:author="sstojanovic" w:date="2019-10-18T12:11:00Z">
        <w:r w:rsidR="0059512E" w:rsidRPr="0059512E" w:rsidDel="0089773C">
          <w:delText xml:space="preserve">kreiranju </w:delText>
        </w:r>
      </w:del>
      <w:commentRangeEnd w:id="423"/>
      <w:ins w:id="425" w:author="sstojanovic" w:date="2019-10-18T12:11:00Z">
        <w:r w:rsidR="0089773C">
          <w:t>stvaranju</w:t>
        </w:r>
        <w:r w:rsidR="0089773C" w:rsidRPr="0059512E">
          <w:t xml:space="preserve"> </w:t>
        </w:r>
      </w:ins>
      <w:r w:rsidR="00403159">
        <w:rPr>
          <w:rStyle w:val="CommentReference"/>
          <w:lang w:eastAsia="ar-SA"/>
        </w:rPr>
        <w:commentReference w:id="423"/>
      </w:r>
      <w:r w:rsidR="0059512E" w:rsidRPr="0059512E">
        <w:t xml:space="preserve">liste izveštaja. Dijalog za svaku podrazumevanu vrednost sadrži </w:t>
      </w:r>
      <w:r w:rsidR="00EF7973">
        <w:t>grafički element</w:t>
      </w:r>
      <w:r w:rsidR="0059512E" w:rsidRPr="0059512E">
        <w:t xml:space="preserve"> za prikaz trenutno odabrane putanje i dugme za odabir nove putanje preko dijaloga za izbor lokacije. Takođe postoji dugme za čuvanje izmena putanja kao i dugme za </w:t>
      </w:r>
      <w:r w:rsidR="00034691">
        <w:t>odustajanje</w:t>
      </w:r>
      <w:r w:rsidR="0059512E" w:rsidRPr="0059512E">
        <w:t xml:space="preserve"> </w:t>
      </w:r>
      <w:proofErr w:type="gramStart"/>
      <w:r w:rsidR="0059512E" w:rsidRPr="0059512E">
        <w:t>od</w:t>
      </w:r>
      <w:proofErr w:type="gramEnd"/>
      <w:r w:rsidR="0059512E" w:rsidRPr="0059512E">
        <w:t xml:space="preserve"> izmena i povratak na prethodno podešene vrednosti. Podešene i sačuvane putanje se upisuju u datoteku config.ini, iz koje se pri svakom pokretanju respektivnih funkcija učitavaju.</w:t>
      </w:r>
      <w:r w:rsidR="0059512E">
        <w:t xml:space="preserve"> </w:t>
      </w:r>
      <w:r w:rsidR="0059512E" w:rsidRPr="0059512E">
        <w:t xml:space="preserve">Prečica: </w:t>
      </w:r>
      <w:r w:rsidRPr="00FA53E4">
        <w:rPr>
          <w:i/>
          <w:rPrChange w:id="426" w:author="sstojanovic" w:date="2019-10-01T13:34:00Z">
            <w:rPr/>
          </w:rPrChange>
        </w:rPr>
        <w:t>Ctrl + P</w:t>
      </w:r>
    </w:p>
    <w:p w14:paraId="3CF0C7C4" w14:textId="77777777" w:rsidR="0059512E" w:rsidRDefault="00FA53E4" w:rsidP="00F87187">
      <w:pPr>
        <w:numPr>
          <w:ilvl w:val="0"/>
          <w:numId w:val="21"/>
        </w:numPr>
      </w:pPr>
      <w:r w:rsidRPr="00FA53E4">
        <w:rPr>
          <w:i/>
          <w:rPrChange w:id="427" w:author="sstojanovic" w:date="2019-10-01T13:34:00Z">
            <w:rPr/>
          </w:rPrChange>
        </w:rPr>
        <w:t>Quit</w:t>
      </w:r>
      <w:r w:rsidR="0059512E" w:rsidRPr="0059512E">
        <w:t xml:space="preserve"> </w:t>
      </w:r>
      <w:r w:rsidR="002A3AFD">
        <w:t>–</w:t>
      </w:r>
      <w:r w:rsidR="0059512E" w:rsidRPr="0059512E">
        <w:t xml:space="preserve"> </w:t>
      </w:r>
      <w:r w:rsidR="00034691">
        <w:t>Opcija koja</w:t>
      </w:r>
      <w:r w:rsidR="0059512E" w:rsidRPr="0059512E">
        <w:t xml:space="preserve">, </w:t>
      </w:r>
      <w:del w:id="428" w:author="sstojanovic" w:date="2019-10-28T13:20:00Z">
        <w:r w:rsidR="0059512E" w:rsidRPr="0059512E" w:rsidDel="00D43215">
          <w:delText xml:space="preserve">u zavisnosti od odabrane opcije sa </w:delText>
        </w:r>
      </w:del>
      <w:ins w:id="429" w:author="sstojanovic" w:date="2019-10-28T13:20:00Z">
        <w:r w:rsidR="00D43215">
          <w:t xml:space="preserve">uz dodatno odobrenje putem </w:t>
        </w:r>
      </w:ins>
      <w:r w:rsidR="0059512E" w:rsidRPr="0059512E">
        <w:t>dijaloga za potvrdu, zatvara aplikaciju. Prečica za ovaj alat ne postoji.</w:t>
      </w:r>
    </w:p>
    <w:p w14:paraId="7C2C7966" w14:textId="77777777" w:rsidR="005D3FD3" w:rsidRDefault="00FA53E4">
      <w:pPr>
        <w:numPr>
          <w:ilvl w:val="0"/>
          <w:numId w:val="21"/>
        </w:numPr>
        <w:spacing w:after="240"/>
        <w:rPr>
          <w:del w:id="430" w:author="sstojanovic" w:date="2019-10-21T11:46:00Z"/>
          <w:i/>
          <w:rPrChange w:id="431" w:author="sstojanovic" w:date="2019-10-01T13:34:00Z">
            <w:rPr>
              <w:del w:id="432" w:author="sstojanovic" w:date="2019-10-21T11:46:00Z"/>
            </w:rPr>
          </w:rPrChange>
        </w:rPr>
        <w:pPrChange w:id="433" w:author="sstojanovic" w:date="2019-10-21T11:46:00Z">
          <w:pPr>
            <w:numPr>
              <w:numId w:val="21"/>
            </w:numPr>
            <w:ind w:left="1287" w:hanging="360"/>
          </w:pPr>
        </w:pPrChange>
      </w:pPr>
      <w:r w:rsidRPr="00FA53E4">
        <w:rPr>
          <w:i/>
          <w:rPrChange w:id="434" w:author="sstojanovic" w:date="2019-10-01T13:34:00Z">
            <w:rPr/>
          </w:rPrChange>
        </w:rPr>
        <w:t>About</w:t>
      </w:r>
      <w:r w:rsidR="0059512E">
        <w:t xml:space="preserve"> </w:t>
      </w:r>
      <w:r w:rsidR="002A3AFD">
        <w:t>–</w:t>
      </w:r>
      <w:r w:rsidR="0059512E">
        <w:t xml:space="preserve"> Ova opcija </w:t>
      </w:r>
      <w:proofErr w:type="gramStart"/>
      <w:r w:rsidR="0059512E">
        <w:t>nema</w:t>
      </w:r>
      <w:proofErr w:type="gramEnd"/>
      <w:r w:rsidR="0059512E">
        <w:t xml:space="preserve"> ulogu u vršenju bilo kakvih izmena, već pruža kratak pregled informacija o autoru programa, godini završetka projekta, licenci, itd. Prečica: </w:t>
      </w:r>
      <w:r w:rsidRPr="00FA53E4">
        <w:rPr>
          <w:i/>
          <w:rPrChange w:id="435" w:author="sstojanovic" w:date="2019-10-01T13:34:00Z">
            <w:rPr/>
          </w:rPrChange>
        </w:rPr>
        <w:t>F1</w:t>
      </w:r>
    </w:p>
    <w:p w14:paraId="513A3E08" w14:textId="77777777" w:rsidR="005D3FD3" w:rsidRDefault="005D3FD3">
      <w:pPr>
        <w:numPr>
          <w:ilvl w:val="0"/>
          <w:numId w:val="21"/>
        </w:numPr>
        <w:spacing w:after="240"/>
        <w:pPrChange w:id="436" w:author="sstojanovic" w:date="2019-10-21T11:46:00Z">
          <w:pPr>
            <w:ind w:firstLine="0"/>
            <w:jc w:val="left"/>
          </w:pPr>
        </w:pPrChange>
      </w:pPr>
    </w:p>
    <w:p w14:paraId="426A9C09" w14:textId="77777777" w:rsidR="005D3FD3" w:rsidRDefault="000C090F">
      <w:pPr>
        <w:ind w:firstLine="0"/>
        <w:pPrChange w:id="437" w:author="sstojanovic" w:date="2019-10-29T14:05:00Z">
          <w:pPr/>
        </w:pPrChange>
      </w:pPr>
      <w:ins w:id="438" w:author="sstojanovic" w:date="2019-10-29T14:05:00Z">
        <w:r>
          <w:tab/>
        </w:r>
      </w:ins>
      <w:r w:rsidR="00C83938">
        <w:t>Radi jednostav</w:t>
      </w:r>
      <w:r w:rsidR="00034691">
        <w:t>nijeg korišćenja aplikacije,</w:t>
      </w:r>
      <w:r w:rsidR="00C83938">
        <w:t xml:space="preserve"> operacije koje podrazumevaju izmenu trenutnog dokumenta (</w:t>
      </w:r>
      <w:r w:rsidR="00FA53E4" w:rsidRPr="00FA53E4">
        <w:rPr>
          <w:i/>
          <w:rPrChange w:id="439" w:author="sstojanovic" w:date="2019-10-01T13:35:00Z">
            <w:rPr/>
          </w:rPrChange>
        </w:rPr>
        <w:t>Add Child</w:t>
      </w:r>
      <w:r w:rsidR="00C83938">
        <w:t xml:space="preserve">, </w:t>
      </w:r>
      <w:r w:rsidR="00FA53E4" w:rsidRPr="00FA53E4">
        <w:rPr>
          <w:i/>
          <w:rPrChange w:id="440" w:author="sstojanovic" w:date="2019-10-01T13:35:00Z">
            <w:rPr/>
          </w:rPrChange>
        </w:rPr>
        <w:t>Delete Item</w:t>
      </w:r>
      <w:r w:rsidR="00C83938">
        <w:t xml:space="preserve">) mogu se izvršiti i </w:t>
      </w:r>
      <w:r w:rsidR="00C83938" w:rsidRPr="00C83938">
        <w:t xml:space="preserve">pomoću </w:t>
      </w:r>
      <w:commentRangeStart w:id="441"/>
      <w:del w:id="442" w:author="sstojanovic" w:date="2019-10-18T12:12:00Z">
        <w:r w:rsidR="00C83938" w:rsidDel="0089773C">
          <w:delText>iskačućeg</w:delText>
        </w:r>
        <w:r w:rsidR="00C83938" w:rsidRPr="00C83938" w:rsidDel="0089773C">
          <w:delText xml:space="preserve"> </w:delText>
        </w:r>
      </w:del>
      <w:commentRangeEnd w:id="441"/>
      <w:ins w:id="443" w:author="sstojanovic" w:date="2019-10-18T12:12:00Z">
        <w:r w:rsidR="0089773C">
          <w:t>iskakajućeg</w:t>
        </w:r>
        <w:r w:rsidR="0089773C" w:rsidRPr="00C83938">
          <w:t xml:space="preserve"> </w:t>
        </w:r>
      </w:ins>
      <w:r w:rsidR="00403159">
        <w:rPr>
          <w:rStyle w:val="CommentReference"/>
          <w:lang w:eastAsia="ar-SA"/>
        </w:rPr>
        <w:commentReference w:id="441"/>
      </w:r>
      <w:r w:rsidR="00C83938" w:rsidRPr="00C83938">
        <w:t xml:space="preserve">menija kome se pristupa desnim klikom </w:t>
      </w:r>
      <w:proofErr w:type="gramStart"/>
      <w:r w:rsidR="00C83938" w:rsidRPr="00C83938">
        <w:t>na</w:t>
      </w:r>
      <w:proofErr w:type="gramEnd"/>
      <w:r w:rsidR="00C83938" w:rsidRPr="00C83938">
        <w:t xml:space="preserve"> željeni čvor </w:t>
      </w:r>
      <w:r w:rsidR="00C83938">
        <w:t>stabla</w:t>
      </w:r>
      <w:r w:rsidR="00C83938" w:rsidRPr="00C83938">
        <w:t>.</w:t>
      </w:r>
    </w:p>
    <w:p w14:paraId="0EF0EB07" w14:textId="77777777" w:rsidR="005D3FD3" w:rsidRDefault="000C090F">
      <w:pPr>
        <w:ind w:firstLine="0"/>
        <w:pPrChange w:id="444" w:author="sstojanovic" w:date="2019-10-29T14:05:00Z">
          <w:pPr/>
        </w:pPrChange>
      </w:pPr>
      <w:ins w:id="445" w:author="sstojanovic" w:date="2019-10-29T14:05:00Z">
        <w:r>
          <w:tab/>
        </w:r>
      </w:ins>
      <w:r w:rsidR="00691E80">
        <w:t>Pre bilo koje operacije koja može da prouzrokuje gubitak unesenih podataka (</w:t>
      </w:r>
      <w:r w:rsidR="00C83938">
        <w:t xml:space="preserve">kao što su </w:t>
      </w:r>
      <w:r w:rsidR="00FA53E4" w:rsidRPr="00FA53E4">
        <w:rPr>
          <w:i/>
          <w:rPrChange w:id="446" w:author="sstojanovic" w:date="2019-10-01T13:35:00Z">
            <w:rPr/>
          </w:rPrChange>
        </w:rPr>
        <w:t>New File</w:t>
      </w:r>
      <w:r w:rsidR="00C83938">
        <w:t xml:space="preserve">, </w:t>
      </w:r>
      <w:r w:rsidR="00FA53E4" w:rsidRPr="00FA53E4">
        <w:rPr>
          <w:i/>
          <w:rPrChange w:id="447" w:author="sstojanovic" w:date="2019-10-01T13:35:00Z">
            <w:rPr/>
          </w:rPrChange>
        </w:rPr>
        <w:t>Open File</w:t>
      </w:r>
      <w:r w:rsidR="00C83938">
        <w:t xml:space="preserve"> i</w:t>
      </w:r>
      <w:r w:rsidR="00691E80">
        <w:t xml:space="preserve"> zatvaranje aplikacije) korisniku se, pomoću upitnog dijaloga, nudi </w:t>
      </w:r>
      <w:r w:rsidR="00C83938">
        <w:t>mogućnost</w:t>
      </w:r>
      <w:r w:rsidR="00691E80">
        <w:t xml:space="preserve"> da sačuva dosadašnje izmene. Informacija o tome da li je trenutno otvoren dokument od</w:t>
      </w:r>
      <w:r w:rsidR="00A817A2">
        <w:t xml:space="preserve"> momenta</w:t>
      </w:r>
      <w:r w:rsidR="00691E80">
        <w:t xml:space="preserve"> učitavanja menjan ili ne</w:t>
      </w:r>
      <w:r w:rsidR="008E1BE7">
        <w:t>,</w:t>
      </w:r>
      <w:r w:rsidR="00691E80">
        <w:t xml:space="preserve"> data je korisniku u vidu zvezdice (*) koja se, pored putanje do dokumenta (ili reči ‘</w:t>
      </w:r>
      <w:r w:rsidR="00FA53E4" w:rsidRPr="00FA53E4">
        <w:rPr>
          <w:i/>
          <w:rPrChange w:id="448" w:author="sstojanovic" w:date="2019-10-04T15:03:00Z">
            <w:rPr/>
          </w:rPrChange>
        </w:rPr>
        <w:t>Untitled</w:t>
      </w:r>
      <w:r w:rsidR="00691E80">
        <w:t xml:space="preserve">’, ukoliko je reč o tek kreiranom dokumentu) dodaje na </w:t>
      </w:r>
      <w:r w:rsidR="008E1BE7">
        <w:t>naslov aplikacije na samom vrhu glavnog prozora.</w:t>
      </w:r>
    </w:p>
    <w:p w14:paraId="4B751248" w14:textId="77777777" w:rsidR="008E1BE7" w:rsidRPr="008E1BE7" w:rsidRDefault="008E1BE7" w:rsidP="008E1BE7">
      <w:pPr>
        <w:ind w:firstLine="0"/>
        <w:sectPr w:rsidR="008E1BE7" w:rsidRPr="008E1BE7" w:rsidSect="00BB1B6B">
          <w:pgSz w:w="11907" w:h="16840" w:code="9"/>
          <w:pgMar w:top="1134" w:right="1418" w:bottom="1134" w:left="1418" w:header="567" w:footer="567" w:gutter="0"/>
          <w:cols w:space="720"/>
        </w:sectPr>
      </w:pPr>
    </w:p>
    <w:p w14:paraId="654B2A79" w14:textId="77777777" w:rsidR="004E0EB7" w:rsidRDefault="00B534BC" w:rsidP="004E0EB7">
      <w:pPr>
        <w:pStyle w:val="Heading1"/>
      </w:pPr>
      <w:bookmarkStart w:id="449" w:name="_Toc23253384"/>
      <w:r>
        <w:lastRenderedPageBreak/>
        <w:t>Programsko rešenje</w:t>
      </w:r>
      <w:bookmarkEnd w:id="449"/>
    </w:p>
    <w:p w14:paraId="0FA94764" w14:textId="77777777" w:rsidR="002C356E" w:rsidRDefault="002C356E" w:rsidP="002C356E"/>
    <w:p w14:paraId="6C247C3A" w14:textId="77777777" w:rsidR="002C356E" w:rsidRDefault="002C356E" w:rsidP="002C356E"/>
    <w:p w14:paraId="4EBEA00D" w14:textId="77777777" w:rsidR="00BB1B6B" w:rsidRPr="002C356E" w:rsidRDefault="00BB1B6B" w:rsidP="002C356E"/>
    <w:p w14:paraId="020EEA9E" w14:textId="77777777" w:rsidR="00B74C53" w:rsidRDefault="00B74C53" w:rsidP="00E975B6">
      <w:pPr>
        <w:pStyle w:val="Heading2"/>
      </w:pPr>
      <w:bookmarkStart w:id="450" w:name="_Toc23253385"/>
      <w:r>
        <w:t>Korišćeni alati i okruženj</w:t>
      </w:r>
      <w:r w:rsidR="002A3AFD">
        <w:t>e</w:t>
      </w:r>
      <w:bookmarkEnd w:id="450"/>
    </w:p>
    <w:p w14:paraId="114B655A" w14:textId="77777777" w:rsidR="001510BF" w:rsidRDefault="001510BF" w:rsidP="001510BF"/>
    <w:p w14:paraId="147BD8C9" w14:textId="77777777" w:rsidR="000C090F" w:rsidRDefault="001510BF" w:rsidP="000C090F">
      <w:pPr>
        <w:rPr>
          <w:ins w:id="451" w:author="sstojanovic" w:date="2019-10-29T14:07:00Z"/>
        </w:rPr>
        <w:sectPr w:rsidR="000C090F" w:rsidSect="00B74C53">
          <w:headerReference w:type="default" r:id="rId27"/>
          <w:pgSz w:w="11907" w:h="16840" w:code="9"/>
          <w:pgMar w:top="1134" w:right="1418" w:bottom="1134" w:left="1418" w:header="567" w:footer="567" w:gutter="0"/>
          <w:cols w:space="720"/>
        </w:sectPr>
      </w:pPr>
      <w:r w:rsidRPr="001510BF">
        <w:t>U ovom poglavlju dat je detaljniji opis strukture i programske realizacije projekta. Za re</w:t>
      </w:r>
      <w:r w:rsidR="00357B7C">
        <w:t xml:space="preserve">alizaciju je korišćena </w:t>
      </w:r>
      <w:r w:rsidR="00357B7C" w:rsidRPr="001510BF">
        <w:t>verzija 2.7.15</w:t>
      </w:r>
      <w:r w:rsidR="00357B7C">
        <w:t xml:space="preserve"> programskog</w:t>
      </w:r>
      <w:r w:rsidRPr="001510BF">
        <w:t xml:space="preserve"> jezik</w:t>
      </w:r>
      <w:r w:rsidR="00357B7C">
        <w:t>a</w:t>
      </w:r>
      <w:r w:rsidR="00633B11">
        <w:t xml:space="preserve"> </w:t>
      </w:r>
      <w:r w:rsidR="00633B11" w:rsidRPr="00633B11">
        <w:rPr>
          <w:i/>
        </w:rPr>
        <w:t>P</w:t>
      </w:r>
      <w:r w:rsidRPr="00633B11">
        <w:rPr>
          <w:i/>
        </w:rPr>
        <w:t>y</w:t>
      </w:r>
      <w:r w:rsidR="00357B7C" w:rsidRPr="00633B11">
        <w:rPr>
          <w:i/>
        </w:rPr>
        <w:t>thon</w:t>
      </w:r>
      <w:r w:rsidR="002B240A">
        <w:t xml:space="preserve"> uz praćenje</w:t>
      </w:r>
      <w:r w:rsidR="00F40410">
        <w:t xml:space="preserve"> PEP8 standard</w:t>
      </w:r>
      <w:r w:rsidR="002B240A">
        <w:t>a</w:t>
      </w:r>
      <w:r w:rsidR="00F40410">
        <w:t xml:space="preserve"> za pisanje </w:t>
      </w:r>
      <w:r w:rsidR="00F40410">
        <w:rPr>
          <w:i/>
        </w:rPr>
        <w:t>Python</w:t>
      </w:r>
      <w:r w:rsidR="00F40410">
        <w:t xml:space="preserve"> koda, koji sadrži određena</w:t>
      </w:r>
      <w:r w:rsidR="002B240A">
        <w:t xml:space="preserve"> pravila</w:t>
      </w:r>
      <w:r w:rsidR="00F40410">
        <w:t xml:space="preserve"> </w:t>
      </w:r>
      <w:proofErr w:type="gramStart"/>
      <w:r w:rsidR="00F40410">
        <w:t>sa</w:t>
      </w:r>
      <w:proofErr w:type="gramEnd"/>
      <w:r w:rsidR="00F40410">
        <w:t xml:space="preserve"> ciljem poboljšanja čitljivosti i konzistentnosti koda.</w:t>
      </w:r>
    </w:p>
    <w:p w14:paraId="6E384C24" w14:textId="77777777" w:rsidR="001510BF" w:rsidRPr="00F40410" w:rsidDel="000C090F" w:rsidRDefault="001510BF" w:rsidP="00F87187">
      <w:pPr>
        <w:rPr>
          <w:del w:id="452" w:author="sstojanovic" w:date="2019-10-29T14:07:00Z"/>
        </w:rPr>
      </w:pPr>
    </w:p>
    <w:p w14:paraId="00CDF8F8" w14:textId="77777777" w:rsidR="000C090F" w:rsidRDefault="00684724" w:rsidP="000C090F">
      <w:pPr>
        <w:rPr>
          <w:ins w:id="453" w:author="sstojanovic" w:date="2019-10-29T14:07:00Z"/>
        </w:rPr>
        <w:sectPr w:rsidR="000C090F" w:rsidSect="000C090F">
          <w:type w:val="continuous"/>
          <w:pgSz w:w="11907" w:h="16840" w:code="9"/>
          <w:pgMar w:top="1134" w:right="1418" w:bottom="1134" w:left="1418" w:header="567" w:footer="567" w:gutter="0"/>
          <w:cols w:space="720"/>
        </w:sectPr>
      </w:pPr>
      <w:r>
        <w:t xml:space="preserve">Kao glavni alat za unos koda </w:t>
      </w:r>
      <w:r w:rsidR="004A18B9">
        <w:t>i</w:t>
      </w:r>
      <w:r>
        <w:t xml:space="preserve"> otklanjanje grešaka odabran je </w:t>
      </w:r>
      <w:r w:rsidR="00FA53E4" w:rsidRPr="00FA53E4">
        <w:rPr>
          <w:i/>
          <w:rPrChange w:id="454" w:author="sstojanovic" w:date="2019-10-04T15:03:00Z">
            <w:rPr/>
          </w:rPrChange>
        </w:rPr>
        <w:t>Microsoft Visual Studio Code</w:t>
      </w:r>
      <w:r w:rsidR="000529FD">
        <w:t>. Ovaj</w:t>
      </w:r>
      <w:r>
        <w:t xml:space="preserve"> kompaktni alat se pokazao kao veoma pogodan za potrebe projekta, pre svega zbog svoje raznovrsnosti, </w:t>
      </w:r>
      <w:r w:rsidR="004A18B9">
        <w:t>i</w:t>
      </w:r>
      <w:r>
        <w:t xml:space="preserve"> visokog stepena prilagodljivosti – da bi se podesio interpreter </w:t>
      </w:r>
      <w:proofErr w:type="gramStart"/>
      <w:r>
        <w:t>ili</w:t>
      </w:r>
      <w:proofErr w:type="gramEnd"/>
      <w:r>
        <w:t xml:space="preserve"> prevodilac željenog programskog jezika, dovoljno je odabrati odgovarajuću nadogradnju iz ugrađenog menija za pretragu. Veoma veliki broj dostupnih održavanih nadogradnji umnogome je olakšao izbor alata </w:t>
      </w:r>
      <w:proofErr w:type="gramStart"/>
      <w:r>
        <w:t>na</w:t>
      </w:r>
      <w:proofErr w:type="gramEnd"/>
      <w:r>
        <w:t xml:space="preserve"> početku izrade projekta.</w:t>
      </w:r>
    </w:p>
    <w:p w14:paraId="78D4E72E" w14:textId="77777777" w:rsidR="00684724" w:rsidDel="000C090F" w:rsidRDefault="00684724" w:rsidP="000C090F">
      <w:pPr>
        <w:rPr>
          <w:del w:id="455" w:author="sstojanovic" w:date="2019-10-29T14:07:00Z"/>
        </w:rPr>
      </w:pPr>
    </w:p>
    <w:p w14:paraId="1AB5CC8C" w14:textId="77777777" w:rsidR="000C090F" w:rsidRDefault="001510BF" w:rsidP="000C090F">
      <w:pPr>
        <w:rPr>
          <w:ins w:id="456" w:author="sstojanovic" w:date="2019-10-29T14:07:00Z"/>
        </w:rPr>
        <w:sectPr w:rsidR="000C090F" w:rsidSect="000C090F">
          <w:type w:val="continuous"/>
          <w:pgSz w:w="11907" w:h="16840" w:code="9"/>
          <w:pgMar w:top="1134" w:right="1418" w:bottom="1134" w:left="1418" w:header="567" w:footer="567" w:gutter="0"/>
          <w:cols w:space="720"/>
        </w:sectPr>
      </w:pPr>
      <w:r w:rsidRPr="001510BF">
        <w:t xml:space="preserve">Grafička korisnička sprega implementirana je uz pomoć </w:t>
      </w:r>
      <w:r w:rsidRPr="002A3AFD">
        <w:rPr>
          <w:i/>
        </w:rPr>
        <w:t>wxwidgets</w:t>
      </w:r>
      <w:r w:rsidRPr="001510BF">
        <w:t xml:space="preserve"> biblioteke. Ova biblioteka pruža korisničko sučel</w:t>
      </w:r>
      <w:r>
        <w:t xml:space="preserve">je za kreiranje grafičke sprege </w:t>
      </w:r>
      <w:r w:rsidRPr="001510BF">
        <w:t xml:space="preserve">aplikacija. </w:t>
      </w:r>
      <w:proofErr w:type="gramStart"/>
      <w:r w:rsidRPr="00633B11">
        <w:rPr>
          <w:i/>
        </w:rPr>
        <w:t>wxwidgets</w:t>
      </w:r>
      <w:proofErr w:type="gramEnd"/>
      <w:r w:rsidRPr="001510BF">
        <w:t xml:space="preserve"> biblioteka je napisana u</w:t>
      </w:r>
      <w:ins w:id="457" w:author="sstojanovic" w:date="2019-09-30T15:00:00Z">
        <w:r w:rsidR="00056FCD">
          <w:t xml:space="preserve"> programskom</w:t>
        </w:r>
      </w:ins>
      <w:r w:rsidRPr="001510BF">
        <w:t xml:space="preserve"> jeziku </w:t>
      </w:r>
      <w:r w:rsidRPr="00633B11">
        <w:rPr>
          <w:i/>
        </w:rPr>
        <w:t>C++</w:t>
      </w:r>
      <w:r w:rsidRPr="001510BF">
        <w:t xml:space="preserve">, ali se moze koristiti i sa raznim drugim jezicima, kao što su </w:t>
      </w:r>
      <w:r w:rsidRPr="00633B11">
        <w:rPr>
          <w:i/>
        </w:rPr>
        <w:t>C#</w:t>
      </w:r>
      <w:r w:rsidRPr="001510BF">
        <w:t xml:space="preserve">, </w:t>
      </w:r>
      <w:r w:rsidRPr="00633B11">
        <w:rPr>
          <w:i/>
        </w:rPr>
        <w:t>Perl</w:t>
      </w:r>
      <w:r w:rsidRPr="001510BF">
        <w:t xml:space="preserve"> i </w:t>
      </w:r>
      <w:r w:rsidR="00633B11">
        <w:rPr>
          <w:i/>
        </w:rPr>
        <w:t>P</w:t>
      </w:r>
      <w:r w:rsidRPr="00633B11">
        <w:rPr>
          <w:i/>
        </w:rPr>
        <w:t>ython</w:t>
      </w:r>
      <w:r w:rsidRPr="001510BF">
        <w:t xml:space="preserve"> (</w:t>
      </w:r>
      <w:r w:rsidR="00A738B4">
        <w:t xml:space="preserve">u kom slučaju je naziv biblioteke </w:t>
      </w:r>
      <w:r w:rsidRPr="00633B11">
        <w:rPr>
          <w:i/>
        </w:rPr>
        <w:t>wxpython</w:t>
      </w:r>
      <w:r w:rsidRPr="001510BF">
        <w:t>).</w:t>
      </w:r>
      <w:r>
        <w:t xml:space="preserve"> </w:t>
      </w:r>
      <w:r w:rsidRPr="001510BF">
        <w:t>Veliki izbor klasa koje predstavljaju elemente sprege</w:t>
      </w:r>
      <w:ins w:id="458" w:author="sstojanovic" w:date="2019-10-02T15:09:00Z">
        <w:r w:rsidR="004148AD">
          <w:t xml:space="preserve"> (eng. </w:t>
        </w:r>
        <w:r w:rsidR="004148AD">
          <w:rPr>
            <w:i/>
          </w:rPr>
          <w:t>widgets</w:t>
        </w:r>
        <w:r w:rsidR="004148AD">
          <w:t>)</w:t>
        </w:r>
      </w:ins>
      <w:r w:rsidRPr="001510BF">
        <w:t xml:space="preserve"> i alata za korišćenje znatno olakšava i skraćuje proces razvoja aplikacija.</w:t>
      </w:r>
    </w:p>
    <w:p w14:paraId="4B74C70A" w14:textId="77777777" w:rsidR="001510BF" w:rsidRPr="001510BF" w:rsidDel="000C090F" w:rsidRDefault="001510BF" w:rsidP="000C090F">
      <w:pPr>
        <w:rPr>
          <w:del w:id="459" w:author="sstojanovic" w:date="2019-10-29T14:07:00Z"/>
        </w:rPr>
      </w:pPr>
    </w:p>
    <w:p w14:paraId="5A049C9A" w14:textId="77777777" w:rsidR="001510BF" w:rsidRDefault="001510BF" w:rsidP="000C090F">
      <w:r w:rsidRPr="001510BF">
        <w:t>Pored još nekoliko dostupnih</w:t>
      </w:r>
      <w:r w:rsidR="002B240A">
        <w:t xml:space="preserve"> </w:t>
      </w:r>
      <w:r w:rsidR="002B240A" w:rsidRPr="002B240A">
        <w:rPr>
          <w:i/>
        </w:rPr>
        <w:t>Python</w:t>
      </w:r>
      <w:r w:rsidRPr="001510BF">
        <w:t xml:space="preserve"> biblioteka za izrad</w:t>
      </w:r>
      <w:r w:rsidR="007D2DD6">
        <w:t xml:space="preserve">u grafičkog prikaza, kao što su </w:t>
      </w:r>
      <w:r w:rsidR="007D2DD6" w:rsidRPr="00633B11">
        <w:rPr>
          <w:i/>
        </w:rPr>
        <w:t>Tkinter</w:t>
      </w:r>
      <w:r w:rsidR="007D2DD6">
        <w:t xml:space="preserve"> i</w:t>
      </w:r>
      <w:r w:rsidR="004F5B9C">
        <w:t xml:space="preserve"> </w:t>
      </w:r>
      <w:r w:rsidR="004F5B9C" w:rsidRPr="00633B11">
        <w:rPr>
          <w:i/>
        </w:rPr>
        <w:t>Py</w:t>
      </w:r>
      <w:r w:rsidR="007D2DD6" w:rsidRPr="00633B11">
        <w:rPr>
          <w:i/>
        </w:rPr>
        <w:t>Qt</w:t>
      </w:r>
      <w:r w:rsidRPr="001510BF">
        <w:t xml:space="preserve">, </w:t>
      </w:r>
      <w:r w:rsidRPr="00633B11">
        <w:rPr>
          <w:i/>
        </w:rPr>
        <w:t>wxpython</w:t>
      </w:r>
      <w:r w:rsidRPr="001510BF">
        <w:t xml:space="preserve"> se nametnuo kao najlogičnij</w:t>
      </w:r>
      <w:r>
        <w:t xml:space="preserve">i izbor, jer pruža dobar balans </w:t>
      </w:r>
      <w:r w:rsidRPr="001510BF">
        <w:t xml:space="preserve">između </w:t>
      </w:r>
      <w:r w:rsidRPr="001510BF">
        <w:lastRenderedPageBreak/>
        <w:t xml:space="preserve">pozitivnih i negativnih strana korišćenja svake od alternativa: iako upoznavanje sa njim nije jednostavno kao sa </w:t>
      </w:r>
      <w:r w:rsidRPr="00633B11">
        <w:rPr>
          <w:i/>
        </w:rPr>
        <w:t>Tkinter</w:t>
      </w:r>
      <w:r w:rsidR="004F5B9C">
        <w:t>-</w:t>
      </w:r>
      <w:r w:rsidRPr="001510BF">
        <w:t xml:space="preserve">om, i ne pruža toliko mogućnosti kao </w:t>
      </w:r>
      <w:r w:rsidR="00633B11">
        <w:rPr>
          <w:i/>
        </w:rPr>
        <w:t>PyQt</w:t>
      </w:r>
      <w:r w:rsidRPr="001510BF">
        <w:t xml:space="preserve">, </w:t>
      </w:r>
      <w:r w:rsidRPr="00633B11">
        <w:rPr>
          <w:i/>
        </w:rPr>
        <w:t>wxpython</w:t>
      </w:r>
      <w:r w:rsidRPr="001510BF">
        <w:t xml:space="preserve"> je besplatna biblioteka otvorenog koda, sa mogućnošću pokretanja aplikacija na više platformi. Jedna </w:t>
      </w:r>
      <w:proofErr w:type="gramStart"/>
      <w:r w:rsidRPr="001510BF">
        <w:t>od</w:t>
      </w:r>
      <w:proofErr w:type="gramEnd"/>
      <w:r w:rsidRPr="001510BF">
        <w:t xml:space="preserve"> najpozitivnijih strana ovog rešenja jeste</w:t>
      </w:r>
      <w:r>
        <w:t xml:space="preserve"> </w:t>
      </w:r>
      <w:r w:rsidR="004F5B9C">
        <w:t xml:space="preserve">dostupnost alata </w:t>
      </w:r>
      <w:r w:rsidR="004F5B9C" w:rsidRPr="00633B11">
        <w:rPr>
          <w:i/>
        </w:rPr>
        <w:t>wxFormB</w:t>
      </w:r>
      <w:r w:rsidRPr="00633B11">
        <w:rPr>
          <w:i/>
        </w:rPr>
        <w:t>uilder</w:t>
      </w:r>
      <w:ins w:id="460" w:author="sstojanovic" w:date="2019-10-23T11:34:00Z">
        <w:r w:rsidR="000C552A">
          <w:rPr>
            <w:i/>
          </w:rPr>
          <w:t xml:space="preserve"> </w:t>
        </w:r>
        <w:r w:rsidR="000C552A">
          <w:t>(</w:t>
        </w:r>
        <w:r w:rsidR="00FA53E4">
          <w:rPr>
            <w:i/>
          </w:rPr>
          <w:fldChar w:fldCharType="begin"/>
        </w:r>
        <w:r w:rsidR="000C552A">
          <w:rPr>
            <w:i/>
          </w:rPr>
          <w:instrText xml:space="preserve"> REF _Ref22722868 </w:instrText>
        </w:r>
      </w:ins>
      <w:r w:rsidR="00FA53E4">
        <w:rPr>
          <w:i/>
        </w:rPr>
        <w:fldChar w:fldCharType="separate"/>
      </w:r>
      <w:ins w:id="461" w:author="sstojanovic" w:date="2019-10-23T11:34:00Z">
        <w:r w:rsidR="000C552A">
          <w:t xml:space="preserve">Slika </w:t>
        </w:r>
        <w:r w:rsidR="000C552A">
          <w:rPr>
            <w:noProof/>
          </w:rPr>
          <w:t>4</w:t>
        </w:r>
        <w:r w:rsidR="000C552A">
          <w:t>.</w:t>
        </w:r>
        <w:r w:rsidR="000C552A">
          <w:rPr>
            <w:noProof/>
          </w:rPr>
          <w:t>1</w:t>
        </w:r>
        <w:r w:rsidR="00FA53E4">
          <w:rPr>
            <w:i/>
          </w:rPr>
          <w:fldChar w:fldCharType="end"/>
        </w:r>
        <w:r w:rsidR="000C552A">
          <w:t>)</w:t>
        </w:r>
      </w:ins>
      <w:r w:rsidR="00FC309B">
        <w:t>, koji</w:t>
      </w:r>
      <w:r w:rsidRPr="001510BF">
        <w:t xml:space="preserve"> uklanja potrebu za određivanjem apsolutnih pozicija elemenata grafičkog prikaza direktno u kodu.</w:t>
      </w:r>
      <w:r>
        <w:t xml:space="preserve"> </w:t>
      </w:r>
      <w:r w:rsidRPr="001510BF">
        <w:t xml:space="preserve">Alat </w:t>
      </w:r>
      <w:r w:rsidRPr="00633B11">
        <w:rPr>
          <w:i/>
        </w:rPr>
        <w:t>wxFormBuilder</w:t>
      </w:r>
      <w:r w:rsidRPr="001510BF">
        <w:t xml:space="preserve"> omogućava precizno postavljanje elemenata i jasan pregled grafičkog prikaza aplikacije bez prethodnog generisanja i pokretanja samog koda.</w:t>
      </w:r>
      <w:r>
        <w:t xml:space="preserve"> </w:t>
      </w:r>
      <w:r w:rsidRPr="001510BF">
        <w:t>Time je znatno ubrzano i olakšano kreiranje prikaza i raspoređivanje njegovih elemenata, a sami</w:t>
      </w:r>
      <w:r>
        <w:t xml:space="preserve">m </w:t>
      </w:r>
      <w:proofErr w:type="gramStart"/>
      <w:r>
        <w:t>tim</w:t>
      </w:r>
      <w:proofErr w:type="gramEnd"/>
      <w:r>
        <w:t xml:space="preserve"> i izrada same aplikacije.</w:t>
      </w:r>
      <w:r w:rsidR="0025176C">
        <w:t xml:space="preserve"> </w:t>
      </w:r>
      <w:r w:rsidR="007C2256">
        <w:t>Sami grafički elementi dostupni</w:t>
      </w:r>
      <w:r w:rsidRPr="001510BF">
        <w:t xml:space="preserve"> tokom</w:t>
      </w:r>
      <w:r>
        <w:t xml:space="preserve"> </w:t>
      </w:r>
      <w:r w:rsidRPr="001510BF">
        <w:t xml:space="preserve">razvoja se kreću od najjednostavnijeg dugmeta ili tekstualnog prikaza, do onih komplikovanijih, kao što su </w:t>
      </w:r>
      <w:r w:rsidR="00EF7973">
        <w:t>element grafičke sprege</w:t>
      </w:r>
      <w:r w:rsidRPr="001510BF">
        <w:t xml:space="preserve"> za prikaz podataka u vidu stabla ili liste, </w:t>
      </w:r>
      <w:r w:rsidR="00EF7973">
        <w:t>element</w:t>
      </w:r>
      <w:r w:rsidRPr="001510BF">
        <w:t xml:space="preserve"> za biranje</w:t>
      </w:r>
      <w:r w:rsidR="005C3252">
        <w:t xml:space="preserve"> </w:t>
      </w:r>
      <w:r w:rsidRPr="001510BF">
        <w:t>datuma putem iskačućeg kalendara, HTML okvir za prikaz koda, i drugi.</w:t>
      </w:r>
    </w:p>
    <w:p w14:paraId="7DF8B534" w14:textId="77777777" w:rsidR="004F4016" w:rsidRDefault="004F4016" w:rsidP="001510BF">
      <w:pPr>
        <w:ind w:firstLine="0"/>
      </w:pPr>
    </w:p>
    <w:p w14:paraId="494C965C" w14:textId="77777777" w:rsidR="00E975B6" w:rsidRDefault="00E5375A" w:rsidP="00E975B6">
      <w:pPr>
        <w:keepNext/>
        <w:ind w:firstLine="0"/>
      </w:pPr>
      <w:r>
        <w:pict w14:anchorId="34FCADEA">
          <v:shape id="_x0000_i1029" type="#_x0000_t75" style="width:453.75pt;height:245.25pt">
            <v:imagedata r:id="rId28" o:title="bilder"/>
          </v:shape>
        </w:pict>
      </w:r>
    </w:p>
    <w:p w14:paraId="1A3114AD" w14:textId="77777777" w:rsidR="00BB378E" w:rsidRDefault="00E975B6" w:rsidP="009F21F1">
      <w:pPr>
        <w:pStyle w:val="Caption"/>
        <w:ind w:left="2160" w:firstLine="720"/>
        <w:jc w:val="both"/>
        <w:rPr>
          <w:ins w:id="462" w:author="sstojanovic" w:date="2019-10-22T13:29:00Z"/>
          <w:i/>
        </w:rPr>
        <w:sectPr w:rsidR="00BB378E" w:rsidSect="000C090F">
          <w:type w:val="continuous"/>
          <w:pgSz w:w="11907" w:h="16840" w:code="9"/>
          <w:pgMar w:top="1134" w:right="1418" w:bottom="1134" w:left="1418" w:header="567" w:footer="567" w:gutter="0"/>
          <w:cols w:space="720"/>
        </w:sectPr>
      </w:pPr>
      <w:bookmarkStart w:id="463" w:name="_Ref22722868"/>
      <w:bookmarkStart w:id="464" w:name="_Toc23253369"/>
      <w:r>
        <w:t xml:space="preserve">Slika </w:t>
      </w:r>
      <w:ins w:id="465" w:author="sstojanovic" w:date="2019-10-25T15:07:00Z">
        <w:r w:rsidR="00FA53E4">
          <w:fldChar w:fldCharType="begin"/>
        </w:r>
        <w:r w:rsidR="00D33632">
          <w:instrText xml:space="preserve"> STYLEREF 1 \s </w:instrText>
        </w:r>
      </w:ins>
      <w:r w:rsidR="00FA53E4">
        <w:fldChar w:fldCharType="separate"/>
      </w:r>
      <w:r w:rsidR="00D33632">
        <w:rPr>
          <w:noProof/>
        </w:rPr>
        <w:t>4</w:t>
      </w:r>
      <w:ins w:id="466" w:author="sstojanovic" w:date="2019-10-25T15:07:00Z">
        <w:r w:rsidR="00FA53E4">
          <w:fldChar w:fldCharType="end"/>
        </w:r>
        <w:r w:rsidR="00D33632">
          <w:t>.</w:t>
        </w:r>
        <w:r w:rsidR="00FA53E4">
          <w:fldChar w:fldCharType="begin"/>
        </w:r>
        <w:r w:rsidR="00D33632">
          <w:instrText xml:space="preserve"> SEQ Slika \* ARABIC \s 1 </w:instrText>
        </w:r>
      </w:ins>
      <w:r w:rsidR="00FA53E4">
        <w:fldChar w:fldCharType="separate"/>
      </w:r>
      <w:ins w:id="467" w:author="sstojanovic" w:date="2019-10-25T15:07:00Z">
        <w:r w:rsidR="00D33632">
          <w:rPr>
            <w:noProof/>
          </w:rPr>
          <w:t>1</w:t>
        </w:r>
        <w:r w:rsidR="00FA53E4">
          <w:fldChar w:fldCharType="end"/>
        </w:r>
      </w:ins>
      <w:bookmarkEnd w:id="463"/>
      <w:del w:id="468" w:author="sstojanovic" w:date="2019-10-01T12:16:00Z">
        <w:r w:rsidR="00FA53E4" w:rsidDel="00BA32D2">
          <w:fldChar w:fldCharType="begin"/>
        </w:r>
        <w:r w:rsidR="001D5523" w:rsidDel="00BA32D2">
          <w:delInstrText xml:space="preserve"> STYLEREF 1 \s </w:delInstrText>
        </w:r>
        <w:r w:rsidR="00FA53E4" w:rsidDel="00BA32D2">
          <w:fldChar w:fldCharType="separate"/>
        </w:r>
        <w:r w:rsidR="001D5523" w:rsidDel="00BA32D2">
          <w:rPr>
            <w:noProof/>
          </w:rPr>
          <w:delText>4</w:delText>
        </w:r>
        <w:r w:rsidR="00FA53E4" w:rsidDel="00BA32D2">
          <w:fldChar w:fldCharType="end"/>
        </w:r>
        <w:r w:rsidR="001D5523" w:rsidDel="00BA32D2">
          <w:delText>.</w:delText>
        </w:r>
        <w:r w:rsidR="00FA53E4" w:rsidDel="00BA32D2">
          <w:fldChar w:fldCharType="begin"/>
        </w:r>
        <w:r w:rsidR="001D5523" w:rsidDel="00BA32D2">
          <w:delInstrText xml:space="preserve"> SEQ Slika \* ARABIC \s 1 </w:delInstrText>
        </w:r>
        <w:r w:rsidR="00FA53E4" w:rsidDel="00BA32D2">
          <w:fldChar w:fldCharType="separate"/>
        </w:r>
        <w:r w:rsidR="001D5523" w:rsidDel="00BA32D2">
          <w:rPr>
            <w:noProof/>
          </w:rPr>
          <w:delText>1</w:delText>
        </w:r>
        <w:r w:rsidR="00FA53E4" w:rsidDel="00BA32D2">
          <w:fldChar w:fldCharType="end"/>
        </w:r>
      </w:del>
      <w:del w:id="469" w:author="sstojanovic" w:date="2019-09-30T13:58:00Z">
        <w:r w:rsidR="00FA53E4" w:rsidDel="003410F7">
          <w:fldChar w:fldCharType="begin"/>
        </w:r>
        <w:r w:rsidR="00096F16" w:rsidDel="003410F7">
          <w:delInstrText xml:space="preserve"> STYLEREF 1 \s </w:delInstrText>
        </w:r>
        <w:r w:rsidR="00FA53E4" w:rsidDel="003410F7">
          <w:fldChar w:fldCharType="separate"/>
        </w:r>
        <w:r w:rsidR="00D81364" w:rsidDel="003410F7">
          <w:rPr>
            <w:noProof/>
          </w:rPr>
          <w:delText>4</w:delText>
        </w:r>
        <w:r w:rsidR="00FA53E4" w:rsidDel="003410F7">
          <w:fldChar w:fldCharType="end"/>
        </w:r>
        <w:r w:rsidR="00A8380B" w:rsidDel="003410F7">
          <w:delText>.</w:delText>
        </w:r>
        <w:r w:rsidR="00FA53E4" w:rsidDel="003410F7">
          <w:fldChar w:fldCharType="begin"/>
        </w:r>
        <w:r w:rsidR="0071395F" w:rsidDel="003410F7">
          <w:delInstrText xml:space="preserve"> SEQ Slika \* ARABIC \s 1 </w:delInstrText>
        </w:r>
        <w:r w:rsidR="00FA53E4" w:rsidDel="003410F7">
          <w:fldChar w:fldCharType="separate"/>
        </w:r>
        <w:r w:rsidR="00D81364" w:rsidDel="003410F7">
          <w:rPr>
            <w:noProof/>
          </w:rPr>
          <w:delText>1</w:delText>
        </w:r>
        <w:r w:rsidR="00FA53E4" w:rsidDel="003410F7">
          <w:fldChar w:fldCharType="end"/>
        </w:r>
      </w:del>
      <w:r w:rsidR="001705A1">
        <w:t xml:space="preserve"> Izgled alata </w:t>
      </w:r>
      <w:r w:rsidR="001705A1" w:rsidRPr="00633B11">
        <w:rPr>
          <w:i/>
        </w:rPr>
        <w:t>wxFormBuilder</w:t>
      </w:r>
      <w:bookmarkEnd w:id="464"/>
    </w:p>
    <w:p w14:paraId="67F2EEBC" w14:textId="77777777" w:rsidR="00E975B6" w:rsidRPr="00E975B6" w:rsidDel="009F21F1" w:rsidRDefault="00E975B6" w:rsidP="001705A1">
      <w:pPr>
        <w:pStyle w:val="Caption"/>
        <w:ind w:left="2160" w:firstLine="720"/>
        <w:jc w:val="both"/>
        <w:rPr>
          <w:del w:id="470" w:author="sstojanovic" w:date="2019-10-21T11:46:00Z"/>
        </w:rPr>
      </w:pPr>
    </w:p>
    <w:p w14:paraId="6DBDA3D8" w14:textId="77777777" w:rsidR="005C3252" w:rsidDel="009F21F1" w:rsidRDefault="005C3252" w:rsidP="00185110">
      <w:pPr>
        <w:ind w:firstLine="0"/>
        <w:rPr>
          <w:del w:id="471" w:author="sstojanovic" w:date="2019-10-21T11:46:00Z"/>
        </w:rPr>
      </w:pPr>
    </w:p>
    <w:p w14:paraId="1F4397D9" w14:textId="77777777" w:rsidR="005D3FD3" w:rsidRDefault="005D3FD3">
      <w:pPr>
        <w:pStyle w:val="Caption"/>
        <w:ind w:left="2160" w:firstLine="720"/>
        <w:jc w:val="both"/>
        <w:pPrChange w:id="472" w:author="sstojanovic" w:date="2019-10-21T11:46:00Z">
          <w:pPr>
            <w:ind w:firstLine="720"/>
          </w:pPr>
        </w:pPrChange>
      </w:pPr>
    </w:p>
    <w:p w14:paraId="7F251567" w14:textId="77777777" w:rsidR="000C090F" w:rsidRDefault="00E975B6" w:rsidP="000C090F">
      <w:pPr>
        <w:ind w:firstLine="720"/>
        <w:rPr>
          <w:ins w:id="473" w:author="sstojanovic" w:date="2019-10-29T14:07:00Z"/>
        </w:rPr>
        <w:sectPr w:rsidR="000C090F" w:rsidSect="00BB378E">
          <w:type w:val="continuous"/>
          <w:pgSz w:w="11907" w:h="16840" w:code="9"/>
          <w:pgMar w:top="1134" w:right="1418" w:bottom="1134" w:left="1418" w:header="567" w:footer="567" w:gutter="0"/>
          <w:cols w:space="720"/>
        </w:sectPr>
      </w:pPr>
      <w:r>
        <w:t xml:space="preserve">Za učitavanje, parsiranje, i čuvanje </w:t>
      </w:r>
      <w:r w:rsidRPr="007F53C6">
        <w:t>XML</w:t>
      </w:r>
      <w:r>
        <w:t xml:space="preserve"> dokumenata i korišćenje operacija </w:t>
      </w:r>
      <w:proofErr w:type="gramStart"/>
      <w:r>
        <w:t>nad</w:t>
      </w:r>
      <w:proofErr w:type="gramEnd"/>
      <w:r>
        <w:t xml:space="preserve"> njihovim čvorovima potrebno je učitati</w:t>
      </w:r>
      <w:r w:rsidR="00FC309B">
        <w:t xml:space="preserve"> </w:t>
      </w:r>
      <w:r w:rsidR="00FC309B" w:rsidRPr="00FC309B">
        <w:rPr>
          <w:i/>
        </w:rPr>
        <w:t>Python</w:t>
      </w:r>
      <w:r>
        <w:t xml:space="preserve"> module </w:t>
      </w:r>
      <w:r w:rsidRPr="00633B11">
        <w:rPr>
          <w:i/>
        </w:rPr>
        <w:t>jinja2</w:t>
      </w:r>
      <w:r>
        <w:t xml:space="preserve"> i </w:t>
      </w:r>
      <w:r w:rsidRPr="00633B11">
        <w:rPr>
          <w:i/>
        </w:rPr>
        <w:t>xmltodict</w:t>
      </w:r>
      <w:r>
        <w:t>.</w:t>
      </w:r>
    </w:p>
    <w:p w14:paraId="4CB30BC0" w14:textId="77777777" w:rsidR="00E975B6" w:rsidDel="000C090F" w:rsidRDefault="00E975B6" w:rsidP="00F87187">
      <w:pPr>
        <w:ind w:firstLine="720"/>
        <w:rPr>
          <w:del w:id="474" w:author="sstojanovic" w:date="2019-10-29T14:07:00Z"/>
        </w:rPr>
      </w:pPr>
    </w:p>
    <w:p w14:paraId="0BD69DFE" w14:textId="77777777" w:rsidR="00E975B6" w:rsidRDefault="00E975B6" w:rsidP="000C090F">
      <w:pPr>
        <w:ind w:firstLine="720"/>
      </w:pPr>
      <w:r w:rsidRPr="00633B11">
        <w:rPr>
          <w:i/>
        </w:rPr>
        <w:t>Jinja2</w:t>
      </w:r>
      <w:r>
        <w:t xml:space="preserve"> je jezik namenjen radu </w:t>
      </w:r>
      <w:proofErr w:type="gramStart"/>
      <w:r>
        <w:t>sa</w:t>
      </w:r>
      <w:proofErr w:type="gramEnd"/>
      <w:r>
        <w:t xml:space="preserve"> šablonima u </w:t>
      </w:r>
      <w:r w:rsidR="00633B11" w:rsidRPr="00633B11">
        <w:rPr>
          <w:i/>
        </w:rPr>
        <w:t>Python</w:t>
      </w:r>
      <w:r w:rsidR="00633B11">
        <w:t>-u</w:t>
      </w:r>
      <w:r>
        <w:t>, napravljen po uzoru na</w:t>
      </w:r>
      <w:r w:rsidR="007E7960">
        <w:t xml:space="preserve"> mehanizam za rad sa šablonima koji koristi </w:t>
      </w:r>
      <w:r w:rsidR="007E7960">
        <w:rPr>
          <w:i/>
        </w:rPr>
        <w:t>Django</w:t>
      </w:r>
      <w:r>
        <w:t xml:space="preserve">. Pomoću </w:t>
      </w:r>
      <w:r w:rsidRPr="00633B11">
        <w:rPr>
          <w:i/>
        </w:rPr>
        <w:t>Jinja2</w:t>
      </w:r>
      <w:r>
        <w:t xml:space="preserve"> šablona realizovana je funkcionalnost čuvanja izmenjenih datoteka </w:t>
      </w:r>
      <w:proofErr w:type="gramStart"/>
      <w:r>
        <w:t>na</w:t>
      </w:r>
      <w:proofErr w:type="gramEnd"/>
      <w:r>
        <w:t xml:space="preserve"> disku. Šablon</w:t>
      </w:r>
      <w:ins w:id="475" w:author="sstojanovic" w:date="2019-10-23T11:34:00Z">
        <w:r w:rsidR="000C552A">
          <w:t xml:space="preserve"> (</w:t>
        </w:r>
      </w:ins>
      <w:ins w:id="476" w:author="sstojanovic" w:date="2019-10-23T11:35:00Z">
        <w:r w:rsidR="00FA53E4">
          <w:fldChar w:fldCharType="begin"/>
        </w:r>
        <w:r w:rsidR="000C552A">
          <w:instrText xml:space="preserve"> REF _Ref22722919 </w:instrText>
        </w:r>
      </w:ins>
      <w:r w:rsidR="00FA53E4">
        <w:fldChar w:fldCharType="separate"/>
      </w:r>
      <w:ins w:id="477" w:author="sstojanovic" w:date="2019-10-23T11:35:00Z">
        <w:r w:rsidR="000C552A">
          <w:t xml:space="preserve">Slika </w:t>
        </w:r>
        <w:r w:rsidR="000C552A">
          <w:rPr>
            <w:noProof/>
          </w:rPr>
          <w:t>4</w:t>
        </w:r>
        <w:r w:rsidR="000C552A">
          <w:t>.</w:t>
        </w:r>
        <w:r w:rsidR="000C552A">
          <w:rPr>
            <w:noProof/>
          </w:rPr>
          <w:t>2</w:t>
        </w:r>
        <w:r w:rsidR="00FA53E4">
          <w:fldChar w:fldCharType="end"/>
        </w:r>
      </w:ins>
      <w:ins w:id="478" w:author="sstojanovic" w:date="2019-10-23T11:34:00Z">
        <w:r w:rsidR="000C552A">
          <w:t>)</w:t>
        </w:r>
      </w:ins>
      <w:r>
        <w:t xml:space="preserve"> je izradjen po uzoru </w:t>
      </w:r>
      <w:proofErr w:type="gramStart"/>
      <w:r>
        <w:t>na</w:t>
      </w:r>
      <w:proofErr w:type="gramEnd"/>
      <w:r>
        <w:t xml:space="preserve"> postojeće AATR XML dokumente, a sadrži tekst sa praznim mestima za promenljive podatke, koje unosi korisnik preko polja za unos teksta.</w:t>
      </w:r>
    </w:p>
    <w:p w14:paraId="4377D990" w14:textId="77777777" w:rsidR="00E975B6" w:rsidRDefault="00E5375A" w:rsidP="00E975B6">
      <w:pPr>
        <w:keepNext/>
        <w:ind w:firstLine="0"/>
      </w:pPr>
      <w:r>
        <w:lastRenderedPageBreak/>
        <w:pict w14:anchorId="5CA8ADDB">
          <v:shape id="_x0000_i1030" type="#_x0000_t75" style="width:453pt;height:273pt">
            <v:imagedata r:id="rId29" o:title="sablon"/>
          </v:shape>
        </w:pict>
      </w:r>
    </w:p>
    <w:p w14:paraId="67E23D4E" w14:textId="77777777" w:rsidR="005B741C" w:rsidRDefault="00E975B6" w:rsidP="008620E5">
      <w:pPr>
        <w:pStyle w:val="Caption"/>
        <w:rPr>
          <w:ins w:id="479" w:author="sstojanovic" w:date="2019-10-21T12:59:00Z"/>
        </w:rPr>
        <w:sectPr w:rsidR="005B741C" w:rsidSect="00BB378E">
          <w:type w:val="continuous"/>
          <w:pgSz w:w="11907" w:h="16840" w:code="9"/>
          <w:pgMar w:top="1134" w:right="1418" w:bottom="1134" w:left="1418" w:header="567" w:footer="567" w:gutter="0"/>
          <w:cols w:space="720"/>
        </w:sectPr>
      </w:pPr>
      <w:bookmarkStart w:id="480" w:name="_Ref22722919"/>
      <w:bookmarkStart w:id="481" w:name="_Toc23253370"/>
      <w:r>
        <w:t xml:space="preserve">Slika </w:t>
      </w:r>
      <w:ins w:id="482" w:author="sstojanovic" w:date="2019-10-25T15:07:00Z">
        <w:r w:rsidR="00FA53E4">
          <w:fldChar w:fldCharType="begin"/>
        </w:r>
        <w:r w:rsidR="00D33632">
          <w:instrText xml:space="preserve"> STYLEREF 1 \s </w:instrText>
        </w:r>
      </w:ins>
      <w:r w:rsidR="00FA53E4">
        <w:fldChar w:fldCharType="separate"/>
      </w:r>
      <w:r w:rsidR="00D33632">
        <w:rPr>
          <w:noProof/>
        </w:rPr>
        <w:t>4</w:t>
      </w:r>
      <w:ins w:id="483" w:author="sstojanovic" w:date="2019-10-25T15:07:00Z">
        <w:r w:rsidR="00FA53E4">
          <w:fldChar w:fldCharType="end"/>
        </w:r>
        <w:r w:rsidR="00D33632">
          <w:t>.</w:t>
        </w:r>
        <w:r w:rsidR="00FA53E4">
          <w:fldChar w:fldCharType="begin"/>
        </w:r>
        <w:r w:rsidR="00D33632">
          <w:instrText xml:space="preserve"> SEQ Slika \* ARABIC \s 1 </w:instrText>
        </w:r>
      </w:ins>
      <w:r w:rsidR="00FA53E4">
        <w:fldChar w:fldCharType="separate"/>
      </w:r>
      <w:ins w:id="484" w:author="sstojanovic" w:date="2019-10-25T15:07:00Z">
        <w:r w:rsidR="00D33632">
          <w:rPr>
            <w:noProof/>
          </w:rPr>
          <w:t>2</w:t>
        </w:r>
        <w:r w:rsidR="00FA53E4">
          <w:fldChar w:fldCharType="end"/>
        </w:r>
      </w:ins>
      <w:bookmarkEnd w:id="480"/>
      <w:del w:id="485" w:author="sstojanovic" w:date="2019-10-01T12:16:00Z">
        <w:r w:rsidR="00FA53E4" w:rsidDel="00BA32D2">
          <w:fldChar w:fldCharType="begin"/>
        </w:r>
        <w:r w:rsidR="001D5523" w:rsidDel="00BA32D2">
          <w:delInstrText xml:space="preserve"> STYLEREF 1 \s </w:delInstrText>
        </w:r>
        <w:r w:rsidR="00FA53E4" w:rsidDel="00BA32D2">
          <w:fldChar w:fldCharType="separate"/>
        </w:r>
        <w:r w:rsidR="001D5523" w:rsidDel="00BA32D2">
          <w:rPr>
            <w:noProof/>
          </w:rPr>
          <w:delText>4</w:delText>
        </w:r>
        <w:r w:rsidR="00FA53E4" w:rsidDel="00BA32D2">
          <w:fldChar w:fldCharType="end"/>
        </w:r>
        <w:r w:rsidR="001D5523" w:rsidDel="00BA32D2">
          <w:delText>.</w:delText>
        </w:r>
        <w:r w:rsidR="00FA53E4" w:rsidDel="00BA32D2">
          <w:fldChar w:fldCharType="begin"/>
        </w:r>
        <w:r w:rsidR="001D5523" w:rsidDel="00BA32D2">
          <w:delInstrText xml:space="preserve"> SEQ Slika \* ARABIC \s 1 </w:delInstrText>
        </w:r>
        <w:r w:rsidR="00FA53E4" w:rsidDel="00BA32D2">
          <w:fldChar w:fldCharType="separate"/>
        </w:r>
        <w:r w:rsidR="001D5523" w:rsidDel="00BA32D2">
          <w:rPr>
            <w:noProof/>
          </w:rPr>
          <w:delText>2</w:delText>
        </w:r>
        <w:r w:rsidR="00FA53E4" w:rsidDel="00BA32D2">
          <w:fldChar w:fldCharType="end"/>
        </w:r>
      </w:del>
      <w:del w:id="486" w:author="sstojanovic" w:date="2019-09-30T13:58:00Z">
        <w:r w:rsidR="00FA53E4" w:rsidDel="003410F7">
          <w:rPr>
            <w:noProof/>
          </w:rPr>
          <w:fldChar w:fldCharType="begin"/>
        </w:r>
        <w:r w:rsidR="00CF4273" w:rsidDel="003410F7">
          <w:rPr>
            <w:noProof/>
          </w:rPr>
          <w:delInstrText xml:space="preserve"> STYLEREF 1 \s </w:delInstrText>
        </w:r>
        <w:r w:rsidR="00FA53E4" w:rsidDel="003410F7">
          <w:rPr>
            <w:noProof/>
          </w:rPr>
          <w:fldChar w:fldCharType="separate"/>
        </w:r>
        <w:r w:rsidR="00D81364" w:rsidDel="003410F7">
          <w:rPr>
            <w:noProof/>
          </w:rPr>
          <w:delText>4</w:delText>
        </w:r>
        <w:r w:rsidR="00FA53E4" w:rsidDel="003410F7">
          <w:rPr>
            <w:noProof/>
          </w:rPr>
          <w:fldChar w:fldCharType="end"/>
        </w:r>
        <w:r w:rsidR="00A8380B" w:rsidDel="003410F7">
          <w:delText>.</w:delText>
        </w:r>
        <w:r w:rsidR="00FA53E4" w:rsidDel="003410F7">
          <w:fldChar w:fldCharType="begin"/>
        </w:r>
        <w:r w:rsidR="0071395F" w:rsidDel="003410F7">
          <w:delInstrText xml:space="preserve"> SEQ Slika \* ARABIC \s 1 </w:delInstrText>
        </w:r>
        <w:r w:rsidR="00FA53E4" w:rsidDel="003410F7">
          <w:fldChar w:fldCharType="separate"/>
        </w:r>
        <w:r w:rsidR="00D81364" w:rsidDel="003410F7">
          <w:rPr>
            <w:noProof/>
          </w:rPr>
          <w:delText>3</w:delText>
        </w:r>
        <w:r w:rsidR="00FA53E4" w:rsidDel="003410F7">
          <w:fldChar w:fldCharType="end"/>
        </w:r>
      </w:del>
      <w:r w:rsidR="001705A1">
        <w:t xml:space="preserve"> </w:t>
      </w:r>
      <w:commentRangeStart w:id="487"/>
      <w:commentRangeStart w:id="488"/>
      <w:r w:rsidR="001705A1">
        <w:t>jinja2 šablon</w:t>
      </w:r>
      <w:commentRangeEnd w:id="487"/>
      <w:r w:rsidR="00403159">
        <w:rPr>
          <w:rStyle w:val="CommentReference"/>
          <w:bCs w:val="0"/>
          <w:lang w:eastAsia="ar-SA"/>
        </w:rPr>
        <w:commentReference w:id="487"/>
      </w:r>
      <w:commentRangeEnd w:id="488"/>
      <w:r w:rsidR="00A64C0D">
        <w:rPr>
          <w:rStyle w:val="CommentReference"/>
          <w:bCs w:val="0"/>
          <w:lang w:eastAsia="ar-SA"/>
        </w:rPr>
        <w:commentReference w:id="488"/>
      </w:r>
      <w:ins w:id="489" w:author="sstojanovic" w:date="2019-10-21T12:14:00Z">
        <w:r w:rsidR="00985B9D">
          <w:t xml:space="preserve"> za čuvanje podataka</w:t>
        </w:r>
      </w:ins>
      <w:bookmarkEnd w:id="481"/>
    </w:p>
    <w:p w14:paraId="6D56CAED" w14:textId="77777777" w:rsidR="005D3FD3" w:rsidRDefault="005D3FD3">
      <w:pPr>
        <w:pStyle w:val="Caption"/>
        <w:rPr>
          <w:del w:id="490" w:author="sstojanovic" w:date="2019-10-21T11:47:00Z"/>
        </w:rPr>
        <w:pPrChange w:id="491" w:author="sstojanovic" w:date="2019-10-21T12:14:00Z">
          <w:pPr>
            <w:pStyle w:val="Caption"/>
            <w:ind w:left="2880" w:firstLine="720"/>
            <w:jc w:val="both"/>
          </w:pPr>
        </w:pPrChange>
      </w:pPr>
    </w:p>
    <w:p w14:paraId="35B3CE06" w14:textId="77777777" w:rsidR="005D3FD3" w:rsidRDefault="005D3FD3">
      <w:pPr>
        <w:pStyle w:val="Caption"/>
        <w:pPrChange w:id="492" w:author="sstojanovic" w:date="2019-10-21T12:14:00Z">
          <w:pPr/>
        </w:pPrChange>
      </w:pPr>
    </w:p>
    <w:p w14:paraId="4DF3939F" w14:textId="77777777" w:rsidR="000C090F" w:rsidRDefault="00E975B6" w:rsidP="00F87187">
      <w:pPr>
        <w:ind w:firstLine="0"/>
        <w:rPr>
          <w:ins w:id="493" w:author="sstojanovic" w:date="2019-10-29T14:07:00Z"/>
        </w:rPr>
        <w:sectPr w:rsidR="000C090F" w:rsidSect="005B741C">
          <w:type w:val="continuous"/>
          <w:pgSz w:w="11907" w:h="16840" w:code="9"/>
          <w:pgMar w:top="1134" w:right="1418" w:bottom="1134" w:left="1418" w:header="567" w:footer="567" w:gutter="0"/>
          <w:cols w:space="720"/>
        </w:sectPr>
      </w:pPr>
      <w:proofErr w:type="gramStart"/>
      <w:r w:rsidRPr="00633B11">
        <w:rPr>
          <w:i/>
        </w:rPr>
        <w:t>xmltodict</w:t>
      </w:r>
      <w:proofErr w:type="gramEnd"/>
      <w:r w:rsidR="00633B11">
        <w:t xml:space="preserve"> je </w:t>
      </w:r>
      <w:r w:rsidR="00633B11" w:rsidRPr="00633B11">
        <w:rPr>
          <w:i/>
        </w:rPr>
        <w:t>P</w:t>
      </w:r>
      <w:r w:rsidRPr="00633B11">
        <w:rPr>
          <w:i/>
        </w:rPr>
        <w:t>ython</w:t>
      </w:r>
      <w:r>
        <w:t xml:space="preserve"> biblioteka namenjena olakšavanju rada sa podacima iz XML datoteka. Sadrži funkcije za učitavanje XML datoteke </w:t>
      </w:r>
      <w:proofErr w:type="gramStart"/>
      <w:r>
        <w:t>sa</w:t>
      </w:r>
      <w:proofErr w:type="gramEnd"/>
      <w:r>
        <w:t xml:space="preserve"> diska u formatu python rečnika (</w:t>
      </w:r>
      <w:ins w:id="494" w:author="sstojanovic" w:date="2019-10-04T15:04:00Z">
        <w:r w:rsidR="00761BAB">
          <w:t xml:space="preserve">eng. </w:t>
        </w:r>
      </w:ins>
      <w:r w:rsidRPr="00633B11">
        <w:rPr>
          <w:i/>
        </w:rPr>
        <w:t>dictionary</w:t>
      </w:r>
      <w:r>
        <w:t>),</w:t>
      </w:r>
      <w:r w:rsidR="0008006C">
        <w:t xml:space="preserve"> </w:t>
      </w:r>
      <w:r>
        <w:t xml:space="preserve">kao i funkcije za konverziju u suprotnom smeru, tj. </w:t>
      </w:r>
      <w:proofErr w:type="gramStart"/>
      <w:r>
        <w:t>pravljenje</w:t>
      </w:r>
      <w:proofErr w:type="gramEnd"/>
      <w:r>
        <w:t xml:space="preserve"> </w:t>
      </w:r>
      <w:r w:rsidR="00633B11">
        <w:t>XML</w:t>
      </w:r>
      <w:r>
        <w:t xml:space="preserve"> </w:t>
      </w:r>
      <w:r w:rsidR="00F57B2F">
        <w:t>strukture</w:t>
      </w:r>
      <w:r>
        <w:t xml:space="preserve"> od </w:t>
      </w:r>
      <w:r w:rsidR="00633B11" w:rsidRPr="00633B11">
        <w:rPr>
          <w:i/>
        </w:rPr>
        <w:t>Python</w:t>
      </w:r>
      <w:r>
        <w:t xml:space="preserve"> rečnika. Pomoću funkcije </w:t>
      </w:r>
      <w:r w:rsidRPr="00633B11">
        <w:rPr>
          <w:i/>
        </w:rPr>
        <w:t>parse</w:t>
      </w:r>
      <w:r>
        <w:t xml:space="preserve"> iz biblioteke </w:t>
      </w:r>
      <w:r w:rsidRPr="00633B11">
        <w:rPr>
          <w:i/>
        </w:rPr>
        <w:t>xmltodict</w:t>
      </w:r>
      <w:r>
        <w:t xml:space="preserve"> realizovano je učitavanje postojeće XML datoteke u memoriju, nakon čega se XML elementima može pristupati sintaksno identično kao i </w:t>
      </w:r>
      <w:ins w:id="495" w:author="sstojanovic" w:date="2019-10-02T15:13:00Z">
        <w:r w:rsidR="00FA53E4" w:rsidRPr="00FA53E4">
          <w:rPr>
            <w:i/>
            <w:rPrChange w:id="496" w:author="sstojanovic" w:date="2019-10-02T15:13:00Z">
              <w:rPr/>
            </w:rPrChange>
          </w:rPr>
          <w:t>P</w:t>
        </w:r>
      </w:ins>
      <w:del w:id="497" w:author="sstojanovic" w:date="2019-10-02T15:13:00Z">
        <w:r w:rsidR="00FA53E4" w:rsidRPr="00FA53E4">
          <w:rPr>
            <w:i/>
            <w:rPrChange w:id="498" w:author="sstojanovic" w:date="2019-10-02T15:13:00Z">
              <w:rPr/>
            </w:rPrChange>
          </w:rPr>
          <w:delText>p</w:delText>
        </w:r>
      </w:del>
      <w:r w:rsidR="00FA53E4" w:rsidRPr="00FA53E4">
        <w:rPr>
          <w:i/>
          <w:rPrChange w:id="499" w:author="sstojanovic" w:date="2019-10-02T15:13:00Z">
            <w:rPr/>
          </w:rPrChange>
        </w:rPr>
        <w:t>ython</w:t>
      </w:r>
      <w:r>
        <w:t xml:space="preserve"> rečniku, što je u velikoj meri pojednostavilo implementaciju njihove dalje obrade.</w:t>
      </w:r>
    </w:p>
    <w:p w14:paraId="147313A1" w14:textId="77777777" w:rsidR="00E975B6" w:rsidDel="000C090F" w:rsidRDefault="000C090F" w:rsidP="00F87187">
      <w:pPr>
        <w:ind w:firstLine="0"/>
        <w:rPr>
          <w:del w:id="500" w:author="sstojanovic" w:date="2019-10-29T14:07:00Z"/>
        </w:rPr>
      </w:pPr>
      <w:ins w:id="501" w:author="sstojanovic" w:date="2019-10-29T14:07:00Z">
        <w:r>
          <w:lastRenderedPageBreak/>
          <w:tab/>
        </w:r>
      </w:ins>
    </w:p>
    <w:p w14:paraId="1DC4CB4D" w14:textId="77777777" w:rsidR="00056FCD" w:rsidRDefault="00684724" w:rsidP="00F87187">
      <w:pPr>
        <w:ind w:firstLine="0"/>
        <w:rPr>
          <w:ins w:id="502" w:author="sstojanovic" w:date="2019-09-30T15:04:00Z"/>
        </w:rPr>
        <w:sectPr w:rsidR="00056FCD" w:rsidSect="005B741C">
          <w:type w:val="continuous"/>
          <w:pgSz w:w="11907" w:h="16840" w:code="9"/>
          <w:pgMar w:top="1134" w:right="1418" w:bottom="1134" w:left="1418" w:header="567" w:footer="567" w:gutter="0"/>
          <w:cols w:space="720"/>
        </w:sectPr>
      </w:pPr>
      <w:del w:id="503" w:author="sstojanovic" w:date="2019-10-29T14:07:00Z">
        <w:r w:rsidDel="000C090F">
          <w:tab/>
        </w:r>
      </w:del>
      <w:r>
        <w:t xml:space="preserve">Za potrebe uvezivanja modula u izvršnu (.exe) datoteku, </w:t>
      </w:r>
      <w:r w:rsidR="004A18B9">
        <w:t>i</w:t>
      </w:r>
      <w:r>
        <w:t xml:space="preserve"> njenu jednostavniju distribuciju, korišćen je alat </w:t>
      </w:r>
      <w:r w:rsidRPr="006D670B">
        <w:rPr>
          <w:i/>
        </w:rPr>
        <w:t>PyInstaller</w:t>
      </w:r>
      <w:r>
        <w:t>.</w:t>
      </w:r>
    </w:p>
    <w:p w14:paraId="21B80B36" w14:textId="77777777" w:rsidR="00684724" w:rsidRPr="00E975B6" w:rsidDel="00985B9D" w:rsidRDefault="00684724" w:rsidP="00F87187">
      <w:pPr>
        <w:ind w:firstLine="0"/>
        <w:rPr>
          <w:del w:id="504" w:author="sstojanovic" w:date="2019-10-21T12:15:00Z"/>
        </w:rPr>
      </w:pPr>
    </w:p>
    <w:p w14:paraId="2C92DFF9" w14:textId="77777777" w:rsidR="00E975B6" w:rsidRPr="00E975B6" w:rsidDel="00985B9D" w:rsidRDefault="00E975B6" w:rsidP="00E975B6">
      <w:pPr>
        <w:rPr>
          <w:del w:id="505" w:author="sstojanovic" w:date="2019-10-21T12:15:00Z"/>
        </w:rPr>
      </w:pPr>
    </w:p>
    <w:p w14:paraId="19A726A1" w14:textId="77777777" w:rsidR="00EF2002" w:rsidDel="00985B9D" w:rsidRDefault="00EF2002" w:rsidP="00EF2002">
      <w:pPr>
        <w:rPr>
          <w:del w:id="506" w:author="sstojanovic" w:date="2019-10-21T12:15:00Z"/>
        </w:rPr>
      </w:pPr>
    </w:p>
    <w:p w14:paraId="3C81B9CB" w14:textId="77777777" w:rsidR="00C076E2" w:rsidRDefault="00C076E2" w:rsidP="00200974">
      <w:pPr>
        <w:ind w:firstLine="0"/>
      </w:pPr>
    </w:p>
    <w:p w14:paraId="57C16947" w14:textId="77777777" w:rsidR="00E975B6" w:rsidRDefault="00A77C2F" w:rsidP="00A77C2F">
      <w:pPr>
        <w:pStyle w:val="Heading2"/>
      </w:pPr>
      <w:bookmarkStart w:id="507" w:name="_Toc23253386"/>
      <w:r>
        <w:t>Struktura projekta</w:t>
      </w:r>
      <w:bookmarkEnd w:id="507"/>
    </w:p>
    <w:p w14:paraId="31F09C0A" w14:textId="77777777" w:rsidR="00A77C2F" w:rsidRPr="00A77C2F" w:rsidRDefault="00A77C2F" w:rsidP="00A77C2F"/>
    <w:p w14:paraId="769EFDE7" w14:textId="77777777" w:rsidR="00BB378E" w:rsidRDefault="00E975B6" w:rsidP="00F87187">
      <w:pPr>
        <w:rPr>
          <w:ins w:id="508" w:author="sstojanovic" w:date="2019-10-22T13:30:00Z"/>
        </w:rPr>
        <w:sectPr w:rsidR="00BB378E" w:rsidSect="00B74C53">
          <w:pgSz w:w="11907" w:h="16840" w:code="9"/>
          <w:pgMar w:top="1134" w:right="1418" w:bottom="1134" w:left="1418" w:header="567" w:footer="567" w:gutter="0"/>
          <w:cols w:space="720"/>
        </w:sectPr>
      </w:pPr>
      <w:r>
        <w:t xml:space="preserve">U ovom poglavlju detaljnije je opisana struktura samog koda projekta. Radi veće čitljivosti i modularnosti, </w:t>
      </w:r>
      <w:r w:rsidR="007A21E0">
        <w:t>kod</w:t>
      </w:r>
      <w:r>
        <w:t xml:space="preserve"> se sastoji iz više logičkih celina, koje su implementirane u vidu </w:t>
      </w:r>
      <w:r w:rsidR="002A4AD4">
        <w:rPr>
          <w:i/>
        </w:rPr>
        <w:t>P</w:t>
      </w:r>
      <w:r w:rsidRPr="002A4AD4">
        <w:rPr>
          <w:i/>
        </w:rPr>
        <w:t>ython</w:t>
      </w:r>
      <w:r>
        <w:t xml:space="preserve"> modula</w:t>
      </w:r>
      <w:ins w:id="509" w:author="sstojanovic" w:date="2019-10-23T11:35:00Z">
        <w:r w:rsidR="00852BBA">
          <w:t xml:space="preserve"> (</w:t>
        </w:r>
        <w:r w:rsidR="00FA53E4">
          <w:fldChar w:fldCharType="begin"/>
        </w:r>
        <w:r w:rsidR="00852BBA">
          <w:instrText xml:space="preserve"> REF _Ref22722936 </w:instrText>
        </w:r>
      </w:ins>
      <w:r w:rsidR="00FA53E4">
        <w:fldChar w:fldCharType="separate"/>
      </w:r>
      <w:ins w:id="510" w:author="sstojanovic" w:date="2019-10-23T11:35:00Z">
        <w:r w:rsidR="00852BBA">
          <w:t xml:space="preserve">Slika </w:t>
        </w:r>
        <w:r w:rsidR="00852BBA">
          <w:rPr>
            <w:noProof/>
          </w:rPr>
          <w:t>4</w:t>
        </w:r>
        <w:r w:rsidR="00852BBA">
          <w:t>.</w:t>
        </w:r>
        <w:r w:rsidR="00852BBA">
          <w:rPr>
            <w:noProof/>
          </w:rPr>
          <w:t>3</w:t>
        </w:r>
        <w:r w:rsidR="00FA53E4">
          <w:fldChar w:fldCharType="end"/>
        </w:r>
        <w:r w:rsidR="00852BBA">
          <w:t>)</w:t>
        </w:r>
      </w:ins>
      <w:r>
        <w:t xml:space="preserve">. Neki </w:t>
      </w:r>
      <w:proofErr w:type="gramStart"/>
      <w:r>
        <w:t>od</w:t>
      </w:r>
      <w:proofErr w:type="gramEnd"/>
      <w:r>
        <w:t xml:space="preserve"> realizovanih modula su </w:t>
      </w:r>
      <w:r w:rsidRPr="00633B11">
        <w:rPr>
          <w:i/>
        </w:rPr>
        <w:t>xml_editor.py</w:t>
      </w:r>
      <w:r>
        <w:t xml:space="preserve">, </w:t>
      </w:r>
      <w:r w:rsidRPr="00633B11">
        <w:rPr>
          <w:i/>
        </w:rPr>
        <w:t>pdf_exporter.py</w:t>
      </w:r>
      <w:r>
        <w:t xml:space="preserve">, </w:t>
      </w:r>
      <w:r w:rsidRPr="00633B11">
        <w:rPr>
          <w:i/>
        </w:rPr>
        <w:t>classes.py</w:t>
      </w:r>
      <w:r>
        <w:t xml:space="preserve">. Takođe postoji i datoteka </w:t>
      </w:r>
      <w:r w:rsidRPr="00633B11">
        <w:rPr>
          <w:i/>
        </w:rPr>
        <w:t>config.ini</w:t>
      </w:r>
      <w:r>
        <w:t>, u kojoj se nalaze</w:t>
      </w:r>
      <w:r w:rsidR="00F57B2F">
        <w:t xml:space="preserve"> </w:t>
      </w:r>
      <w:r>
        <w:t xml:space="preserve">preferirane podrazumevane vrednosti koje korisnik može menjati u bilo kom trenutku, pomoću </w:t>
      </w:r>
      <w:r w:rsidR="00F57B2F">
        <w:t xml:space="preserve">skripte </w:t>
      </w:r>
      <w:r w:rsidR="00F57B2F" w:rsidRPr="00633B11">
        <w:rPr>
          <w:i/>
        </w:rPr>
        <w:t>prefs.py</w:t>
      </w:r>
      <w:r w:rsidR="005C3252">
        <w:t xml:space="preserve">, pokretanjem opcije </w:t>
      </w:r>
      <w:r w:rsidR="005C3252" w:rsidRPr="00633B11">
        <w:rPr>
          <w:i/>
        </w:rPr>
        <w:t>Settings</w:t>
      </w:r>
      <w:r>
        <w:t>.</w:t>
      </w:r>
      <w:r w:rsidR="001712E1">
        <w:t xml:space="preserve"> U nastavku su pojašnjeni pojedinačni </w:t>
      </w:r>
      <w:r w:rsidR="004A18B9">
        <w:t>moduli i</w:t>
      </w:r>
      <w:r w:rsidR="001712E1">
        <w:t xml:space="preserve"> njihove metode.</w:t>
      </w:r>
    </w:p>
    <w:p w14:paraId="4C7F71B1" w14:textId="77777777" w:rsidR="001712E1" w:rsidRDefault="001712E1" w:rsidP="00F87187">
      <w:pPr>
        <w:rPr>
          <w:ins w:id="511" w:author="sstojanovic" w:date="2019-09-30T15:04:00Z"/>
        </w:rPr>
      </w:pPr>
    </w:p>
    <w:p w14:paraId="503966FF" w14:textId="77777777" w:rsidR="00056FCD" w:rsidRDefault="00056FCD" w:rsidP="00F87187">
      <w:pPr>
        <w:rPr>
          <w:ins w:id="512" w:author="sstojanovic" w:date="2019-09-30T15:04:00Z"/>
        </w:rPr>
      </w:pPr>
    </w:p>
    <w:p w14:paraId="45311A5B" w14:textId="77777777" w:rsidR="005D3FD3" w:rsidRDefault="00E5375A">
      <w:pPr>
        <w:keepNext/>
        <w:rPr>
          <w:ins w:id="513" w:author="sstojanovic" w:date="2019-09-30T15:05:00Z"/>
        </w:rPr>
        <w:pPrChange w:id="514" w:author="sstojanovic" w:date="2019-09-30T15:05:00Z">
          <w:pPr/>
        </w:pPrChange>
      </w:pPr>
      <w:ins w:id="515" w:author="sstojanovic" w:date="2019-09-30T15:04:00Z">
        <w:r>
          <w:pict w14:anchorId="4E228376">
            <v:shape id="_x0000_i1031" type="#_x0000_t75" style="width:368.25pt;height:279.75pt">
              <v:imagedata r:id="rId30" o:title="Untitled Diagram (1)"/>
            </v:shape>
          </w:pict>
        </w:r>
      </w:ins>
    </w:p>
    <w:p w14:paraId="07CCE71C" w14:textId="77777777" w:rsidR="005D3FD3" w:rsidRDefault="00056FCD">
      <w:pPr>
        <w:pStyle w:val="Caption"/>
        <w:ind w:left="2160"/>
        <w:jc w:val="both"/>
        <w:pPrChange w:id="516" w:author="sstojanovic" w:date="2019-10-28T13:24:00Z">
          <w:pPr/>
        </w:pPrChange>
      </w:pPr>
      <w:bookmarkStart w:id="517" w:name="_Ref22722936"/>
      <w:ins w:id="518" w:author="sstojanovic" w:date="2019-09-30T15:05:00Z">
        <w:r>
          <w:t xml:space="preserve">Slika </w:t>
        </w:r>
      </w:ins>
      <w:ins w:id="519" w:author="sstojanovic" w:date="2019-10-25T15:07:00Z">
        <w:r w:rsidR="00FA53E4">
          <w:fldChar w:fldCharType="begin"/>
        </w:r>
        <w:r w:rsidR="00D33632">
          <w:instrText xml:space="preserve"> STYLEREF 1 \s </w:instrText>
        </w:r>
      </w:ins>
      <w:r w:rsidR="00FA53E4">
        <w:fldChar w:fldCharType="separate"/>
      </w:r>
      <w:r w:rsidR="00D33632">
        <w:rPr>
          <w:noProof/>
        </w:rPr>
        <w:t>4</w:t>
      </w:r>
      <w:ins w:id="520" w:author="sstojanovic" w:date="2019-10-25T15:07:00Z">
        <w:r w:rsidR="00FA53E4">
          <w:fldChar w:fldCharType="end"/>
        </w:r>
        <w:r w:rsidR="00D33632">
          <w:t>.</w:t>
        </w:r>
        <w:r w:rsidR="00FA53E4">
          <w:fldChar w:fldCharType="begin"/>
        </w:r>
        <w:r w:rsidR="00D33632">
          <w:instrText xml:space="preserve"> SEQ Slika \* ARABIC \s 1 </w:instrText>
        </w:r>
      </w:ins>
      <w:r w:rsidR="00FA53E4">
        <w:fldChar w:fldCharType="separate"/>
      </w:r>
      <w:ins w:id="521" w:author="sstojanovic" w:date="2019-10-25T15:07:00Z">
        <w:r w:rsidR="00D33632">
          <w:rPr>
            <w:noProof/>
          </w:rPr>
          <w:t>3</w:t>
        </w:r>
        <w:r w:rsidR="00FA53E4">
          <w:fldChar w:fldCharType="end"/>
        </w:r>
      </w:ins>
      <w:bookmarkEnd w:id="517"/>
      <w:del w:id="522" w:author="sstojanovic" w:date="2019-10-01T12:16:00Z">
        <w:r w:rsidR="00FA53E4" w:rsidDel="00BA32D2">
          <w:fldChar w:fldCharType="begin"/>
        </w:r>
        <w:r w:rsidR="001D5523" w:rsidDel="00BA32D2">
          <w:delInstrText xml:space="preserve"> STYLEREF 1 \s </w:delInstrText>
        </w:r>
        <w:r w:rsidR="00FA53E4" w:rsidDel="00BA32D2">
          <w:fldChar w:fldCharType="separate"/>
        </w:r>
        <w:r w:rsidR="001D5523" w:rsidDel="00BA32D2">
          <w:rPr>
            <w:noProof/>
          </w:rPr>
          <w:delText>4</w:delText>
        </w:r>
        <w:r w:rsidR="00FA53E4" w:rsidDel="00BA32D2">
          <w:fldChar w:fldCharType="end"/>
        </w:r>
        <w:r w:rsidR="001D5523" w:rsidDel="00BA32D2">
          <w:delText>.</w:delText>
        </w:r>
        <w:r w:rsidR="00FA53E4" w:rsidDel="00BA32D2">
          <w:fldChar w:fldCharType="begin"/>
        </w:r>
        <w:r w:rsidR="001D5523" w:rsidDel="00BA32D2">
          <w:delInstrText xml:space="preserve"> SEQ Slika \* ARABIC \s 1 </w:delInstrText>
        </w:r>
        <w:r w:rsidR="00FA53E4" w:rsidDel="00BA32D2">
          <w:fldChar w:fldCharType="separate"/>
        </w:r>
        <w:r w:rsidR="001D5523" w:rsidDel="00BA32D2">
          <w:rPr>
            <w:noProof/>
          </w:rPr>
          <w:delText>3</w:delText>
        </w:r>
        <w:r w:rsidR="00FA53E4" w:rsidDel="00BA32D2">
          <w:fldChar w:fldCharType="end"/>
        </w:r>
      </w:del>
      <w:ins w:id="523" w:author="sstojanovic" w:date="2019-09-30T15:05:00Z">
        <w:r>
          <w:t xml:space="preserve"> </w:t>
        </w:r>
        <w:r w:rsidR="00725829">
          <w:t xml:space="preserve">Organizacija </w:t>
        </w:r>
        <w:r w:rsidR="00FA53E4" w:rsidRPr="00FA53E4">
          <w:rPr>
            <w:i/>
            <w:rPrChange w:id="524" w:author="sstojanovic" w:date="2019-09-30T15:06:00Z">
              <w:rPr>
                <w:bCs/>
              </w:rPr>
            </w:rPrChange>
          </w:rPr>
          <w:t>Python</w:t>
        </w:r>
        <w:r w:rsidR="00725829">
          <w:t xml:space="preserve"> modula</w:t>
        </w:r>
        <w:r>
          <w:t xml:space="preserve"> koda projekta</w:t>
        </w:r>
      </w:ins>
    </w:p>
    <w:p w14:paraId="5ACACCAD" w14:textId="77777777" w:rsidR="001712E1" w:rsidRDefault="001712E1" w:rsidP="00E975B6">
      <w:pPr>
        <w:ind w:firstLine="0"/>
        <w:jc w:val="left"/>
      </w:pPr>
    </w:p>
    <w:p w14:paraId="311AE8D5" w14:textId="77777777" w:rsidR="00056FCD" w:rsidRDefault="00056FCD" w:rsidP="00E975B6">
      <w:pPr>
        <w:ind w:firstLine="0"/>
        <w:jc w:val="left"/>
        <w:rPr>
          <w:ins w:id="525" w:author="sstojanovic" w:date="2019-09-30T15:04:00Z"/>
        </w:rPr>
        <w:sectPr w:rsidR="00056FCD" w:rsidSect="00BB378E">
          <w:type w:val="continuous"/>
          <w:pgSz w:w="11907" w:h="16840" w:code="9"/>
          <w:pgMar w:top="1134" w:right="1418" w:bottom="1134" w:left="1418" w:header="567" w:footer="567" w:gutter="0"/>
          <w:cols w:space="720"/>
        </w:sectPr>
      </w:pPr>
    </w:p>
    <w:p w14:paraId="70630101" w14:textId="77777777" w:rsidR="001712E1" w:rsidRDefault="001712E1" w:rsidP="00E975B6">
      <w:pPr>
        <w:ind w:firstLine="0"/>
        <w:jc w:val="left"/>
      </w:pPr>
    </w:p>
    <w:p w14:paraId="212A6419" w14:textId="77777777" w:rsidR="001712E1" w:rsidRPr="00A77C2F" w:rsidRDefault="00A77C2F" w:rsidP="00A77C2F">
      <w:pPr>
        <w:pStyle w:val="Heading3"/>
      </w:pPr>
      <w:bookmarkStart w:id="526" w:name="_Toc23253387"/>
      <w:r w:rsidRPr="00A77C2F">
        <w:t xml:space="preserve">Modul </w:t>
      </w:r>
      <w:r w:rsidRPr="00E12EFD">
        <w:rPr>
          <w:i/>
        </w:rPr>
        <w:t>xml_editor</w:t>
      </w:r>
      <w:r w:rsidR="00880036" w:rsidRPr="00E12EFD">
        <w:rPr>
          <w:i/>
        </w:rPr>
        <w:t>.py</w:t>
      </w:r>
      <w:bookmarkEnd w:id="526"/>
    </w:p>
    <w:p w14:paraId="724ED9BD" w14:textId="77777777" w:rsidR="001712E1" w:rsidRDefault="001712E1" w:rsidP="001712E1"/>
    <w:p w14:paraId="56040C83" w14:textId="77777777" w:rsidR="000C090F" w:rsidRDefault="00633B11" w:rsidP="000C090F">
      <w:pPr>
        <w:rPr>
          <w:ins w:id="527" w:author="sstojanovic" w:date="2019-10-29T14:08:00Z"/>
        </w:rPr>
        <w:sectPr w:rsidR="000C090F" w:rsidSect="00B74C53">
          <w:pgSz w:w="11907" w:h="16840" w:code="9"/>
          <w:pgMar w:top="1134" w:right="1418" w:bottom="1134" w:left="1418" w:header="567" w:footer="567" w:gutter="0"/>
          <w:cols w:space="720"/>
        </w:sectPr>
      </w:pPr>
      <w:r>
        <w:t>Ovaj modul</w:t>
      </w:r>
      <w:r w:rsidR="001712E1">
        <w:t xml:space="preserve"> je glavni deo projekta, i u njemu je implementirano najviše funkcionalnosti p</w:t>
      </w:r>
      <w:r w:rsidR="00034691">
        <w:t xml:space="preserve">otrebnih za uspešno obavljanje </w:t>
      </w:r>
      <w:r w:rsidR="001712E1">
        <w:t xml:space="preserve">zadatih operacija </w:t>
      </w:r>
      <w:proofErr w:type="gramStart"/>
      <w:r w:rsidR="001712E1">
        <w:t>nad</w:t>
      </w:r>
      <w:proofErr w:type="gramEnd"/>
      <w:r w:rsidR="001712E1">
        <w:t xml:space="preserve"> </w:t>
      </w:r>
      <w:r>
        <w:t xml:space="preserve">XML datotekom. Sadrži </w:t>
      </w:r>
      <w:r w:rsidR="001712E1">
        <w:t>implementacije svih metoda zaduženih za sam</w:t>
      </w:r>
      <w:r w:rsidR="00F57B2F">
        <w:t>o kreiranje i prikaz</w:t>
      </w:r>
      <w:r w:rsidR="00E162FA">
        <w:t xml:space="preserve"> grafičkih</w:t>
      </w:r>
      <w:r w:rsidR="001712E1">
        <w:t xml:space="preserve"> </w:t>
      </w:r>
      <w:r w:rsidR="00EF7973">
        <w:t>elemenata</w:t>
      </w:r>
      <w:r w:rsidR="001712E1">
        <w:t>,</w:t>
      </w:r>
      <w:r w:rsidR="00F57B2F">
        <w:t xml:space="preserve"> i</w:t>
      </w:r>
      <w:r w:rsidR="001712E1">
        <w:t xml:space="preserve"> učitavanje i obradu podataka.</w:t>
      </w:r>
    </w:p>
    <w:p w14:paraId="7460EA4F" w14:textId="77777777" w:rsidR="001712E1" w:rsidDel="000C090F" w:rsidRDefault="001712E1" w:rsidP="00F87187">
      <w:pPr>
        <w:rPr>
          <w:del w:id="528" w:author="sstojanovic" w:date="2019-10-29T14:08:00Z"/>
        </w:rPr>
      </w:pPr>
    </w:p>
    <w:p w14:paraId="4509C80B" w14:textId="77777777" w:rsidR="001712E1" w:rsidRPr="00DB1F09" w:rsidRDefault="001712E1" w:rsidP="000C090F">
      <w:r>
        <w:t xml:space="preserve">Za glavni prozor aplikacije korišćen je objekat klase </w:t>
      </w:r>
      <w:r w:rsidRPr="00633B11">
        <w:rPr>
          <w:i/>
        </w:rPr>
        <w:t>wx.Frame</w:t>
      </w:r>
      <w:r>
        <w:t xml:space="preserve">, koja predstavlja glavni okvir aplikacije. Unutar okvira se nalaze svi ostali elementi aplikacije. Klase </w:t>
      </w:r>
      <w:r w:rsidRPr="00633B11">
        <w:rPr>
          <w:i/>
        </w:rPr>
        <w:t>wx.Panel</w:t>
      </w:r>
      <w:r>
        <w:t xml:space="preserve"> i </w:t>
      </w:r>
      <w:r w:rsidRPr="00633B11">
        <w:rPr>
          <w:i/>
        </w:rPr>
        <w:t>wx.SplitterWindow</w:t>
      </w:r>
      <w:r>
        <w:t xml:space="preserve"> korišćene su za realizaciju glavnih panela i kliznih prozora. Svaki grafički element se nalazi unutar posebnog objekta klase </w:t>
      </w:r>
      <w:r w:rsidRPr="00633B11">
        <w:rPr>
          <w:i/>
        </w:rPr>
        <w:t>wx.Sizer</w:t>
      </w:r>
      <w:r>
        <w:t xml:space="preserve">; </w:t>
      </w:r>
      <w:r w:rsidRPr="00633B11">
        <w:rPr>
          <w:i/>
        </w:rPr>
        <w:t>wxpython</w:t>
      </w:r>
      <w:r>
        <w:t xml:space="preserve"> klase koja služi za elegantnije uređenje i prikaz elemenata </w:t>
      </w:r>
      <w:proofErr w:type="gramStart"/>
      <w:r>
        <w:t>na</w:t>
      </w:r>
      <w:proofErr w:type="gramEnd"/>
      <w:r>
        <w:t xml:space="preserve"> željenim lokacijama unutar prozora aplikacije. Zadatak objekta klase </w:t>
      </w:r>
      <w:r w:rsidRPr="00633B11">
        <w:rPr>
          <w:i/>
        </w:rPr>
        <w:t>wx.Sizer</w:t>
      </w:r>
      <w:r>
        <w:t xml:space="preserve"> je da se pobrine da svi elementi unutar njega imaju odgovarajuće veličine i pozicije, bez obzira </w:t>
      </w:r>
      <w:proofErr w:type="gramStart"/>
      <w:r>
        <w:t>na</w:t>
      </w:r>
      <w:proofErr w:type="gramEnd"/>
      <w:r>
        <w:t xml:space="preserve"> promenu veličine glavnog prozora. Za prikaz okvira i naziva svakog </w:t>
      </w:r>
      <w:proofErr w:type="gramStart"/>
      <w:r>
        <w:t>od</w:t>
      </w:r>
      <w:proofErr w:type="gramEnd"/>
      <w:r>
        <w:t xml:space="preserve"> elemenata korišćena je podklasa </w:t>
      </w:r>
      <w:r w:rsidRPr="00633B11">
        <w:rPr>
          <w:i/>
        </w:rPr>
        <w:t>wx.StaticBoxSizer</w:t>
      </w:r>
      <w:r>
        <w:t xml:space="preserve">. Levi panel sadrži objekte klasa </w:t>
      </w:r>
      <w:r w:rsidRPr="00633B11">
        <w:rPr>
          <w:i/>
        </w:rPr>
        <w:t>wx.TreeCtrl</w:t>
      </w:r>
      <w:r>
        <w:t xml:space="preserve"> (za prikaz stabla) i </w:t>
      </w:r>
      <w:r w:rsidRPr="00633B11">
        <w:rPr>
          <w:i/>
        </w:rPr>
        <w:t>wx.SearchCtrl</w:t>
      </w:r>
      <w:r>
        <w:t xml:space="preserve"> (za prikaz polja za pretragu testnih slučajeva). Za prikaz samih podataka sa desne strane prozora i unos željenih izmena korišćena je klasa </w:t>
      </w:r>
      <w:r w:rsidRPr="00633B11">
        <w:rPr>
          <w:i/>
        </w:rPr>
        <w:t>wx.TextCtrl</w:t>
      </w:r>
      <w:r>
        <w:t xml:space="preserve">, koja predstavlja polje za unos teksta, ili </w:t>
      </w:r>
      <w:r w:rsidRPr="00633B11">
        <w:rPr>
          <w:i/>
        </w:rPr>
        <w:t>wx.Choice</w:t>
      </w:r>
      <w:r>
        <w:t xml:space="preserve">, </w:t>
      </w:r>
      <w:r w:rsidR="00E162FA">
        <w:t>grafički element</w:t>
      </w:r>
      <w:r>
        <w:t xml:space="preserve"> za izbor iz liste vrednosti, ukoliko je reč o onim elementima koji mogu imati samo jedno od prethodno određenih vrednosti (npr. čvor </w:t>
      </w:r>
      <w:r w:rsidRPr="00633B11">
        <w:rPr>
          <w:i/>
        </w:rPr>
        <w:t>document_status</w:t>
      </w:r>
      <w:r>
        <w:t xml:space="preserve"> može primiti samo vrednosti 'released', 'draft', ili 'in_work', od kojih svaka označava trenutno stanje učitanog dokumenta).</w:t>
      </w:r>
      <w:r w:rsidR="00DB1F09">
        <w:t xml:space="preserve"> Za potencijalno veoma dugotrajne operacije (kao što je izvoz podataka iz svih XML dokumenata u PDF format) korišćena je metoda </w:t>
      </w:r>
      <w:r w:rsidR="00DB1F09">
        <w:rPr>
          <w:i/>
        </w:rPr>
        <w:t xml:space="preserve">start_new_thread </w:t>
      </w:r>
      <w:r w:rsidR="00DB1F09">
        <w:t xml:space="preserve">modula </w:t>
      </w:r>
      <w:r w:rsidR="00DB1F09">
        <w:rPr>
          <w:i/>
        </w:rPr>
        <w:t>thread</w:t>
      </w:r>
      <w:r w:rsidR="00DB1F09">
        <w:t>, kako bi se omogućilo izvršavanje u posebnoj programskoj niti, i time sprečilo zamrzavanje prozora aplikacije za vreme njegovog trajanja.</w:t>
      </w:r>
    </w:p>
    <w:p w14:paraId="234C24D7" w14:textId="77777777" w:rsidR="001712E1" w:rsidRDefault="001712E1" w:rsidP="001712E1">
      <w:pPr>
        <w:pStyle w:val="Heading3"/>
      </w:pPr>
      <w:r>
        <w:br w:type="page"/>
      </w:r>
      <w:bookmarkStart w:id="529" w:name="_Toc23253388"/>
      <w:r>
        <w:lastRenderedPageBreak/>
        <w:t xml:space="preserve">Modul </w:t>
      </w:r>
      <w:r w:rsidR="00C21921" w:rsidRPr="00E12EFD">
        <w:rPr>
          <w:i/>
        </w:rPr>
        <w:t>dialogs</w:t>
      </w:r>
      <w:r w:rsidRPr="00E12EFD">
        <w:rPr>
          <w:i/>
        </w:rPr>
        <w:t>.py</w:t>
      </w:r>
      <w:bookmarkEnd w:id="529"/>
    </w:p>
    <w:p w14:paraId="3B2E1396" w14:textId="77777777" w:rsidR="001712E1" w:rsidRPr="001712E1" w:rsidRDefault="001712E1" w:rsidP="001712E1"/>
    <w:p w14:paraId="71B24645" w14:textId="77777777" w:rsidR="00985B9D" w:rsidRDefault="001712E1" w:rsidP="00F87187">
      <w:pPr>
        <w:rPr>
          <w:ins w:id="530" w:author="sstojanovic" w:date="2019-10-21T12:18:00Z"/>
        </w:rPr>
        <w:sectPr w:rsidR="00985B9D" w:rsidSect="000C090F">
          <w:type w:val="continuous"/>
          <w:pgSz w:w="11907" w:h="16840" w:code="9"/>
          <w:pgMar w:top="1134" w:right="1418" w:bottom="1134" w:left="1418" w:header="567" w:footer="567" w:gutter="0"/>
          <w:cols w:space="720"/>
        </w:sectPr>
      </w:pPr>
      <w:r>
        <w:t xml:space="preserve">Modul </w:t>
      </w:r>
      <w:r w:rsidR="00C21921">
        <w:rPr>
          <w:i/>
        </w:rPr>
        <w:t>dialogs</w:t>
      </w:r>
      <w:r w:rsidRPr="00633B11">
        <w:rPr>
          <w:i/>
        </w:rPr>
        <w:t>.py</w:t>
      </w:r>
      <w:r>
        <w:t xml:space="preserve"> </w:t>
      </w:r>
      <w:r w:rsidR="004A18B9">
        <w:t>sadrži klase za kreiranje i</w:t>
      </w:r>
      <w:r w:rsidR="00E75A74">
        <w:t xml:space="preserve"> prikaz </w:t>
      </w:r>
      <w:r w:rsidR="00FB0422">
        <w:t>posebnih prozora, koji</w:t>
      </w:r>
      <w:r w:rsidR="00817264">
        <w:t xml:space="preserve"> su</w:t>
      </w:r>
      <w:r w:rsidR="00FB0422">
        <w:t xml:space="preserve"> zbog svojih specifičnih namena </w:t>
      </w:r>
      <w:r w:rsidR="00817264">
        <w:t>morali biti redefinisani</w:t>
      </w:r>
      <w:r w:rsidR="00FB0422">
        <w:t xml:space="preserve">. Svaki </w:t>
      </w:r>
      <w:proofErr w:type="gramStart"/>
      <w:r w:rsidR="00FB0422">
        <w:t>od</w:t>
      </w:r>
      <w:proofErr w:type="gramEnd"/>
      <w:r w:rsidR="00FB0422">
        <w:t xml:space="preserve"> ovih prozora nasleđuje klasu </w:t>
      </w:r>
      <w:r w:rsidR="00FB0422" w:rsidRPr="00FB0422">
        <w:rPr>
          <w:i/>
        </w:rPr>
        <w:t>wx.Dialog</w:t>
      </w:r>
      <w:r w:rsidR="00FB0422">
        <w:rPr>
          <w:i/>
        </w:rPr>
        <w:t xml:space="preserve">, </w:t>
      </w:r>
      <w:r w:rsidR="00FB0422">
        <w:t>uz redefinisanje potrebnih karakteristika, kao</w:t>
      </w:r>
      <w:r w:rsidR="004A18B9">
        <w:t xml:space="preserve"> što su veličina prozora, broj i</w:t>
      </w:r>
      <w:r w:rsidR="00FB0422">
        <w:t xml:space="preserve"> raspored </w:t>
      </w:r>
      <w:r w:rsidR="00E162FA">
        <w:t>grafičkih elemenata</w:t>
      </w:r>
      <w:r w:rsidR="004A18B9">
        <w:t xml:space="preserve"> unutar njega, natpisi i</w:t>
      </w:r>
      <w:r w:rsidR="00FB0422">
        <w:t xml:space="preserve"> funkcije taster</w:t>
      </w:r>
      <w:r w:rsidR="00F70411">
        <w:t>a</w:t>
      </w:r>
      <w:r w:rsidR="004A18B9">
        <w:t>, i</w:t>
      </w:r>
      <w:r w:rsidR="00FB0422">
        <w:t xml:space="preserve"> slično. Za potrebe ovog projekta implementirana su dva ovakva prozora: </w:t>
      </w:r>
      <w:r w:rsidR="00FB0422" w:rsidRPr="00817264">
        <w:rPr>
          <w:i/>
        </w:rPr>
        <w:t>PDFDialog</w:t>
      </w:r>
      <w:r w:rsidR="00FB0422">
        <w:t xml:space="preserve">, koji služi da obavesti korisnika o detaljima uspešnosti operacije čuvanja svih dokumenata u PDF </w:t>
      </w:r>
      <w:r w:rsidR="004A18B9">
        <w:t>formatu, i</w:t>
      </w:r>
      <w:r w:rsidR="00F70411">
        <w:t xml:space="preserve"> </w:t>
      </w:r>
      <w:r w:rsidR="00F70411" w:rsidRPr="002A3AFD">
        <w:rPr>
          <w:i/>
        </w:rPr>
        <w:t>PrefsDialog</w:t>
      </w:r>
      <w:r w:rsidR="00F70411">
        <w:t>, čiji je zadatak da korisniku omogući izbor podrazumevanih putanja za učitavanje</w:t>
      </w:r>
      <w:r w:rsidR="004A18B9">
        <w:t xml:space="preserve"> i čuvanje dokumenata, i generisanje liste izveštaja, i</w:t>
      </w:r>
      <w:r w:rsidR="00F70411">
        <w:t xml:space="preserve"> sačuva izabrane putanje u </w:t>
      </w:r>
      <w:r w:rsidR="00F70411" w:rsidRPr="00F70411">
        <w:rPr>
          <w:i/>
        </w:rPr>
        <w:t>config.ini</w:t>
      </w:r>
      <w:r w:rsidR="00F70411">
        <w:t xml:space="preserve"> datoteku.</w:t>
      </w:r>
    </w:p>
    <w:p w14:paraId="5F3EAAAB" w14:textId="77777777" w:rsidR="005D3FD3" w:rsidRDefault="00985B9D">
      <w:pPr>
        <w:keepNext/>
        <w:rPr>
          <w:ins w:id="531" w:author="sstojanovic" w:date="2019-10-21T12:18:00Z"/>
        </w:rPr>
        <w:pPrChange w:id="532" w:author="sstojanovic" w:date="2019-10-21T12:18:00Z">
          <w:pPr/>
        </w:pPrChange>
      </w:pPr>
      <w:ins w:id="533" w:author="sstojanovic" w:date="2019-10-21T12:17:00Z">
        <w:r>
          <w:lastRenderedPageBreak/>
          <w:t xml:space="preserve"> </w:t>
        </w:r>
      </w:ins>
      <w:ins w:id="534" w:author="sstojanovic" w:date="2019-10-21T12:18:00Z">
        <w:r w:rsidR="00E5375A">
          <w:pict w14:anchorId="1D1A2062">
            <v:shape id="_x0000_i1032" type="#_x0000_t75" style="width:454.5pt;height:199.5pt">
              <v:imagedata r:id="rId31" o:title="prefsdialog"/>
            </v:shape>
          </w:pict>
        </w:r>
      </w:ins>
    </w:p>
    <w:p w14:paraId="022647A7" w14:textId="77777777" w:rsidR="005D3FD3" w:rsidRDefault="00985B9D">
      <w:pPr>
        <w:pStyle w:val="Caption"/>
        <w:pPrChange w:id="535" w:author="sstojanovic" w:date="2019-10-28T13:24:00Z">
          <w:pPr/>
        </w:pPrChange>
      </w:pPr>
      <w:bookmarkStart w:id="536" w:name="_Toc23253371"/>
      <w:ins w:id="537" w:author="sstojanovic" w:date="2019-10-21T12:18:00Z">
        <w:r>
          <w:t xml:space="preserve">Slika </w:t>
        </w:r>
      </w:ins>
      <w:ins w:id="538" w:author="sstojanovic" w:date="2019-10-25T15:07:00Z">
        <w:r w:rsidR="00FA53E4">
          <w:fldChar w:fldCharType="begin"/>
        </w:r>
        <w:r w:rsidR="00D33632">
          <w:instrText xml:space="preserve"> STYLEREF 1 \s </w:instrText>
        </w:r>
      </w:ins>
      <w:r w:rsidR="00FA53E4">
        <w:fldChar w:fldCharType="separate"/>
      </w:r>
      <w:r w:rsidR="00D33632">
        <w:rPr>
          <w:noProof/>
        </w:rPr>
        <w:t>4</w:t>
      </w:r>
      <w:ins w:id="539" w:author="sstojanovic" w:date="2019-10-25T15:07:00Z">
        <w:r w:rsidR="00FA53E4">
          <w:fldChar w:fldCharType="end"/>
        </w:r>
        <w:r w:rsidR="00D33632">
          <w:t>.</w:t>
        </w:r>
        <w:r w:rsidR="00FA53E4">
          <w:fldChar w:fldCharType="begin"/>
        </w:r>
        <w:r w:rsidR="00D33632">
          <w:instrText xml:space="preserve"> SEQ Slika \* ARABIC \s 1 </w:instrText>
        </w:r>
      </w:ins>
      <w:r w:rsidR="00FA53E4">
        <w:fldChar w:fldCharType="separate"/>
      </w:r>
      <w:ins w:id="540" w:author="sstojanovic" w:date="2019-10-25T15:07:00Z">
        <w:r w:rsidR="00D33632">
          <w:rPr>
            <w:noProof/>
          </w:rPr>
          <w:t>4</w:t>
        </w:r>
        <w:r w:rsidR="00FA53E4">
          <w:fldChar w:fldCharType="end"/>
        </w:r>
      </w:ins>
      <w:ins w:id="541" w:author="sstojanovic" w:date="2019-10-21T12:18:00Z">
        <w:r>
          <w:t xml:space="preserve"> Namenski prozor za</w:t>
        </w:r>
      </w:ins>
      <w:ins w:id="542" w:author="sstojanovic" w:date="2019-10-21T12:19:00Z">
        <w:r>
          <w:t xml:space="preserve"> podešavanje podrazumevanih putanja</w:t>
        </w:r>
      </w:ins>
      <w:bookmarkEnd w:id="536"/>
    </w:p>
    <w:p w14:paraId="119789DE" w14:textId="77777777" w:rsidR="00BB1B6B" w:rsidRDefault="00381878" w:rsidP="00BB1B6B">
      <w:pPr>
        <w:ind w:firstLine="0"/>
        <w:jc w:val="left"/>
        <w:sectPr w:rsidR="00BB1B6B" w:rsidSect="00985B9D">
          <w:type w:val="continuous"/>
          <w:pgSz w:w="11907" w:h="16840" w:code="9"/>
          <w:pgMar w:top="1134" w:right="1418" w:bottom="1134" w:left="1418" w:header="567" w:footer="567" w:gutter="0"/>
          <w:cols w:space="720"/>
        </w:sectPr>
      </w:pPr>
      <w:ins w:id="543" w:author="sstojanovic" w:date="2019-10-21T12:22:00Z">
        <w:r>
          <w:rPr>
            <w:noProof/>
          </w:rPr>
          <w:pict w14:anchorId="0E591344">
            <v:shape id="_x0000_s1073" type="#_x0000_t202" style="position:absolute;margin-left:111.15pt;margin-top:219.4pt;width:231.2pt;height:53.4pt;z-index:8" stroked="f">
              <v:textbox style="mso-next-textbox:#_x0000_s1073;mso-fit-shape-to-text:t" inset="0,0,0,0">
                <w:txbxContent>
                  <w:p w14:paraId="209D74AD" w14:textId="77777777" w:rsidR="005D3FD3" w:rsidRDefault="005D3FD3">
                    <w:pPr>
                      <w:pStyle w:val="Caption"/>
                      <w:rPr>
                        <w:noProof/>
                      </w:rPr>
                      <w:pPrChange w:id="544" w:author="sstojanovic" w:date="2019-10-21T12:22:00Z">
                        <w:pPr/>
                      </w:pPrChange>
                    </w:pPr>
                    <w:bookmarkStart w:id="545" w:name="_Toc23253372"/>
                    <w:ins w:id="546" w:author="sstojanovic" w:date="2019-10-21T12:22:00Z">
                      <w:r>
                        <w:t xml:space="preserve">Slika </w:t>
                      </w:r>
                    </w:ins>
                    <w:ins w:id="547" w:author="sstojanovic" w:date="2019-10-25T15:07:00Z">
                      <w:r>
                        <w:fldChar w:fldCharType="begin"/>
                      </w:r>
                      <w:r>
                        <w:instrText xml:space="preserve"> STYLEREF 1 \s </w:instrText>
                      </w:r>
                    </w:ins>
                    <w:r>
                      <w:fldChar w:fldCharType="separate"/>
                    </w:r>
                    <w:r>
                      <w:rPr>
                        <w:noProof/>
                      </w:rPr>
                      <w:t>4</w:t>
                    </w:r>
                    <w:ins w:id="548" w:author="sstojanovic" w:date="2019-10-25T15:07:00Z">
                      <w:r>
                        <w:fldChar w:fldCharType="end"/>
                      </w:r>
                      <w:r>
                        <w:t>.</w:t>
                      </w:r>
                      <w:r>
                        <w:fldChar w:fldCharType="begin"/>
                      </w:r>
                      <w:r>
                        <w:instrText xml:space="preserve"> SEQ Slika \* ARABIC \s 1 </w:instrText>
                      </w:r>
                    </w:ins>
                    <w:r>
                      <w:fldChar w:fldCharType="separate"/>
                    </w:r>
                    <w:ins w:id="549" w:author="sstojanovic" w:date="2019-10-25T15:07:00Z">
                      <w:r>
                        <w:rPr>
                          <w:noProof/>
                        </w:rPr>
                        <w:t>5</w:t>
                      </w:r>
                      <w:r>
                        <w:fldChar w:fldCharType="end"/>
                      </w:r>
                    </w:ins>
                    <w:ins w:id="550" w:author="sstojanovic" w:date="2019-10-21T12:22:00Z">
                      <w:r>
                        <w:t xml:space="preserve"> Namenski prozor za prikaz rezultata generisanja PDF datoteka</w:t>
                      </w:r>
                    </w:ins>
                    <w:bookmarkEnd w:id="545"/>
                  </w:p>
                </w:txbxContent>
              </v:textbox>
              <w10:wrap type="square"/>
            </v:shape>
          </w:pict>
        </w:r>
      </w:ins>
      <w:ins w:id="551" w:author="sstojanovic" w:date="2019-10-21T12:20:00Z">
        <w:r>
          <w:rPr>
            <w:noProof/>
          </w:rPr>
          <w:pict w14:anchorId="0A44CC02">
            <v:shape id="_x0000_s1071" type="#_x0000_t75" style="position:absolute;margin-left:111.15pt;margin-top:488.75pt;width:231.2pt;height:208.35pt;z-index:7;mso-position-horizontal-relative:margin;mso-position-vertical-relative:margin">
              <v:imagedata r:id="rId32" o:title="pdfdialog"/>
              <w10:wrap type="square" anchorx="margin" anchory="margin"/>
            </v:shape>
          </w:pict>
        </w:r>
      </w:ins>
    </w:p>
    <w:p w14:paraId="7D90C5F7" w14:textId="77777777" w:rsidR="007F056D" w:rsidRDefault="00BB1B6B" w:rsidP="00BB1B6B">
      <w:pPr>
        <w:pStyle w:val="Heading3"/>
      </w:pPr>
      <w:bookmarkStart w:id="552" w:name="_Toc23253389"/>
      <w:r w:rsidRPr="00BB1B6B">
        <w:lastRenderedPageBreak/>
        <w:t>Modul</w:t>
      </w:r>
      <w:r>
        <w:t xml:space="preserve"> </w:t>
      </w:r>
      <w:r w:rsidRPr="00BB1B6B">
        <w:rPr>
          <w:i/>
        </w:rPr>
        <w:t>pdf_exporter</w:t>
      </w:r>
      <w:bookmarkEnd w:id="552"/>
    </w:p>
    <w:p w14:paraId="36078E0A" w14:textId="77777777" w:rsidR="007F056D" w:rsidRDefault="00403159" w:rsidP="007F056D">
      <w:r>
        <w:rPr>
          <w:rStyle w:val="CommentReference"/>
          <w:lang w:eastAsia="ar-SA"/>
        </w:rPr>
        <w:commentReference w:id="553"/>
      </w:r>
      <w:r w:rsidR="00A64C0D">
        <w:rPr>
          <w:rStyle w:val="CommentReference"/>
          <w:lang w:eastAsia="ar-SA"/>
        </w:rPr>
        <w:commentReference w:id="554"/>
      </w:r>
    </w:p>
    <w:p w14:paraId="5AE0F278" w14:textId="77777777" w:rsidR="000C090F" w:rsidRDefault="00725829" w:rsidP="000C090F">
      <w:pPr>
        <w:rPr>
          <w:ins w:id="555" w:author="sstojanovic" w:date="2019-10-29T14:08:00Z"/>
        </w:rPr>
        <w:sectPr w:rsidR="000C090F" w:rsidSect="00BB1B6B">
          <w:pgSz w:w="11907" w:h="16840" w:code="9"/>
          <w:pgMar w:top="1134" w:right="1418" w:bottom="1134" w:left="1418" w:header="567" w:footer="567" w:gutter="0"/>
          <w:cols w:space="720"/>
        </w:sectPr>
      </w:pPr>
      <w:ins w:id="556" w:author="sstojanovic" w:date="2019-09-30T15:09:00Z">
        <w:r>
          <w:t xml:space="preserve">U modulu </w:t>
        </w:r>
        <w:r w:rsidRPr="00633B11">
          <w:rPr>
            <w:i/>
          </w:rPr>
          <w:t>pdf_exporter.py</w:t>
        </w:r>
        <w:r>
          <w:t xml:space="preserve"> realizovane su metode potrebne za kreiranje novog PDF dokumenta. Pomoću ove opcije, podaci iz svakog AATR XML dokumenta se mogu predstaviti u PDF formatu, koji može biti umnogome pregledniji i jednostavniji za čitanje. Generisani PDF dokument</w:t>
        </w:r>
      </w:ins>
      <w:ins w:id="557" w:author="sstojanovic" w:date="2019-10-18T12:13:00Z">
        <w:r w:rsidR="00CD4EE9">
          <w:t xml:space="preserve"> </w:t>
        </w:r>
      </w:ins>
      <w:ins w:id="558" w:author="sstojanovic" w:date="2019-10-18T12:14:00Z">
        <w:r w:rsidR="00CD4EE9">
          <w:t>(</w:t>
        </w:r>
        <w:r w:rsidR="00FA53E4">
          <w:fldChar w:fldCharType="begin"/>
        </w:r>
        <w:r w:rsidR="00CD4EE9">
          <w:instrText xml:space="preserve"> REF _Ref22293268 \h </w:instrText>
        </w:r>
      </w:ins>
      <w:r w:rsidR="00FA53E4">
        <w:fldChar w:fldCharType="separate"/>
      </w:r>
      <w:ins w:id="559" w:author="sstojanovic" w:date="2019-10-18T12:14:00Z">
        <w:r w:rsidR="00CD4EE9">
          <w:t xml:space="preserve">Slika </w:t>
        </w:r>
        <w:r w:rsidR="00CD4EE9">
          <w:rPr>
            <w:noProof/>
          </w:rPr>
          <w:t>4</w:t>
        </w:r>
        <w:r w:rsidR="00CD4EE9">
          <w:t>.</w:t>
        </w:r>
        <w:r w:rsidR="00CD4EE9">
          <w:rPr>
            <w:noProof/>
          </w:rPr>
          <w:t>6</w:t>
        </w:r>
        <w:r w:rsidR="00FA53E4">
          <w:fldChar w:fldCharType="end"/>
        </w:r>
        <w:r w:rsidR="00CD4EE9">
          <w:t>)</w:t>
        </w:r>
      </w:ins>
      <w:ins w:id="560" w:author="sstojanovic" w:date="2019-09-30T15:09:00Z">
        <w:r>
          <w:t xml:space="preserve"> je struktuiran po uzoru </w:t>
        </w:r>
        <w:proofErr w:type="gramStart"/>
        <w:r>
          <w:t>na</w:t>
        </w:r>
        <w:proofErr w:type="gramEnd"/>
        <w:r>
          <w:t xml:space="preserve"> postojeće AATR PDF dokumente generisane prethodno korišćenim alatom. Osnovni podaci iz XML dokumenta prikazani su </w:t>
        </w:r>
        <w:proofErr w:type="gramStart"/>
        <w:r>
          <w:t>na</w:t>
        </w:r>
        <w:proofErr w:type="gramEnd"/>
        <w:r>
          <w:t xml:space="preserve"> prvoj strani, dok je većina ostalih podataka prikazana tabelarno. Na drugoj strani dokumenta se nalazi njegov sadržaj. U zaglavlju i podnožju svake stranice nalaze se informacije o nazivu projekta za koji je posmatrani dokument vezan, tipu XML dokumenta (AIT, AATR, itd.), autoru, datumu i autorskim pravima kreiranja PDF dokumenta.</w:t>
        </w:r>
      </w:ins>
    </w:p>
    <w:p w14:paraId="02C2C176" w14:textId="77777777" w:rsidR="00DE7536" w:rsidRDefault="00725829" w:rsidP="000C090F">
      <w:pPr>
        <w:rPr>
          <w:ins w:id="561" w:author="sstojanovic" w:date="2019-10-21T12:24:00Z"/>
        </w:rPr>
        <w:sectPr w:rsidR="00DE7536" w:rsidSect="000C090F">
          <w:type w:val="continuous"/>
          <w:pgSz w:w="11907" w:h="16840" w:code="9"/>
          <w:pgMar w:top="1134" w:right="1418" w:bottom="1134" w:left="1418" w:header="567" w:footer="567" w:gutter="0"/>
          <w:cols w:space="720"/>
        </w:sectPr>
      </w:pPr>
      <w:ins w:id="562" w:author="sstojanovic" w:date="2019-09-30T15:09:00Z">
        <w:r>
          <w:lastRenderedPageBreak/>
          <w:t xml:space="preserve">Za implementaciju ove opcije korišćena je </w:t>
        </w:r>
        <w:r w:rsidRPr="00A14194">
          <w:rPr>
            <w:i/>
          </w:rPr>
          <w:t>FPDF</w:t>
        </w:r>
        <w:r>
          <w:t xml:space="preserve"> </w:t>
        </w:r>
        <w:r w:rsidRPr="00A14194">
          <w:rPr>
            <w:i/>
          </w:rPr>
          <w:t>Python</w:t>
        </w:r>
        <w:r>
          <w:t xml:space="preserve"> biblioteka, koja sadrži funkcije za iscrtavanje linija, ispisivanje teksta, i postavljanje željenih slika </w:t>
        </w:r>
        <w:proofErr w:type="gramStart"/>
        <w:r>
          <w:t>na</w:t>
        </w:r>
        <w:proofErr w:type="gramEnd"/>
        <w:r>
          <w:t xml:space="preserve"> određenu poziciju unutar stranice. Šablon osnovnog oblika PDF dokumenta se popunjava podacima unetim u stablo podataka putem polja za unos teksta i izbor vrednosti. Ovakvom implementacijom postignuto je da je svaki generisani PDF dokument istog oblika, dok su jedina razlika uneti podaci, što znatno povećava nivo preglednosti generisanih dokumenata.</w:t>
        </w:r>
      </w:ins>
    </w:p>
    <w:p w14:paraId="04847382" w14:textId="77777777" w:rsidR="005D3FD3" w:rsidRDefault="005D3FD3">
      <w:pPr>
        <w:ind w:firstLine="0"/>
        <w:rPr>
          <w:ins w:id="563" w:author="sstojanovic" w:date="2019-09-30T15:09:00Z"/>
        </w:rPr>
        <w:pPrChange w:id="564" w:author="sstojanovic" w:date="2019-10-21T12:24:00Z">
          <w:pPr/>
        </w:pPrChange>
      </w:pPr>
    </w:p>
    <w:p w14:paraId="684FF913" w14:textId="77777777" w:rsidR="005D3FD3" w:rsidRDefault="00381878">
      <w:pPr>
        <w:keepNext/>
        <w:ind w:firstLine="0"/>
        <w:jc w:val="left"/>
        <w:pPrChange w:id="565" w:author="sstojanovic" w:date="2019-10-21T12:23:00Z">
          <w:pPr>
            <w:keepNext/>
            <w:jc w:val="left"/>
          </w:pPr>
        </w:pPrChange>
      </w:pPr>
      <w:commentRangeStart w:id="566"/>
      <w:commentRangeStart w:id="567"/>
      <w:r>
        <w:rPr>
          <w:noProof/>
        </w:rPr>
        <w:lastRenderedPageBreak/>
        <w:pict w14:anchorId="0C5313F7">
          <v:shape id="_x0000_s1059" type="#_x0000_t75" style="position:absolute;margin-left:0;margin-top:0;width:435.35pt;height:6in;z-index:6;mso-position-horizontal:center;mso-position-horizontal-relative:margin;mso-position-vertical:top;mso-position-vertical-relative:margin">
            <v:imagedata r:id="rId33" o:title="pdf"/>
            <w10:wrap type="square" anchorx="margin" anchory="margin"/>
          </v:shape>
        </w:pict>
      </w:r>
      <w:commentRangeEnd w:id="566"/>
      <w:r w:rsidR="00403159">
        <w:rPr>
          <w:rStyle w:val="CommentReference"/>
          <w:lang w:eastAsia="ar-SA"/>
        </w:rPr>
        <w:commentReference w:id="566"/>
      </w:r>
      <w:commentRangeEnd w:id="567"/>
      <w:r w:rsidR="00A64C0D">
        <w:rPr>
          <w:rStyle w:val="CommentReference"/>
          <w:lang w:eastAsia="ar-SA"/>
        </w:rPr>
        <w:commentReference w:id="567"/>
      </w:r>
    </w:p>
    <w:p w14:paraId="5F133D3C" w14:textId="77777777" w:rsidR="005D3FD3" w:rsidRDefault="007F056D">
      <w:pPr>
        <w:pStyle w:val="Caption"/>
        <w:rPr>
          <w:del w:id="568" w:author="sstojanovic" w:date="2019-10-21T12:26:00Z"/>
        </w:rPr>
        <w:pPrChange w:id="569" w:author="sstojanovic" w:date="2019-10-28T13:23:00Z">
          <w:pPr>
            <w:pStyle w:val="Caption"/>
            <w:ind w:left="1440"/>
            <w:jc w:val="left"/>
          </w:pPr>
        </w:pPrChange>
      </w:pPr>
      <w:bookmarkStart w:id="570" w:name="_Ref22293268"/>
      <w:bookmarkStart w:id="571" w:name="_Toc23253373"/>
      <w:r>
        <w:t xml:space="preserve">Slika </w:t>
      </w:r>
      <w:ins w:id="572" w:author="sstojanovic" w:date="2019-10-25T15:07:00Z">
        <w:r w:rsidR="00FA53E4">
          <w:fldChar w:fldCharType="begin"/>
        </w:r>
        <w:r w:rsidR="00D33632">
          <w:instrText xml:space="preserve"> STYLEREF 1 \s </w:instrText>
        </w:r>
      </w:ins>
      <w:r w:rsidR="00FA53E4">
        <w:fldChar w:fldCharType="separate"/>
      </w:r>
      <w:r w:rsidR="00D33632">
        <w:rPr>
          <w:noProof/>
        </w:rPr>
        <w:t>4</w:t>
      </w:r>
      <w:ins w:id="573" w:author="sstojanovic" w:date="2019-10-25T15:07:00Z">
        <w:r w:rsidR="00FA53E4">
          <w:fldChar w:fldCharType="end"/>
        </w:r>
        <w:r w:rsidR="00D33632">
          <w:t>.</w:t>
        </w:r>
        <w:r w:rsidR="00FA53E4">
          <w:fldChar w:fldCharType="begin"/>
        </w:r>
        <w:r w:rsidR="00D33632">
          <w:instrText xml:space="preserve"> SEQ Slika \* ARABIC \s 1 </w:instrText>
        </w:r>
      </w:ins>
      <w:r w:rsidR="00FA53E4">
        <w:fldChar w:fldCharType="separate"/>
      </w:r>
      <w:ins w:id="574" w:author="sstojanovic" w:date="2019-10-25T15:07:00Z">
        <w:r w:rsidR="00D33632">
          <w:rPr>
            <w:noProof/>
          </w:rPr>
          <w:t>6</w:t>
        </w:r>
        <w:r w:rsidR="00FA53E4">
          <w:fldChar w:fldCharType="end"/>
        </w:r>
      </w:ins>
      <w:bookmarkEnd w:id="570"/>
      <w:del w:id="575" w:author="sstojanovic" w:date="2019-10-01T12:16:00Z">
        <w:r w:rsidR="00FA53E4" w:rsidDel="00BA32D2">
          <w:fldChar w:fldCharType="begin"/>
        </w:r>
        <w:r w:rsidR="001D5523" w:rsidDel="00BA32D2">
          <w:delInstrText xml:space="preserve"> STYLEREF 1 \s </w:delInstrText>
        </w:r>
        <w:r w:rsidR="00FA53E4" w:rsidDel="00BA32D2">
          <w:fldChar w:fldCharType="separate"/>
        </w:r>
        <w:r w:rsidR="001D5523" w:rsidDel="00BA32D2">
          <w:rPr>
            <w:noProof/>
          </w:rPr>
          <w:delText>4</w:delText>
        </w:r>
        <w:r w:rsidR="00FA53E4" w:rsidDel="00BA32D2">
          <w:fldChar w:fldCharType="end"/>
        </w:r>
        <w:r w:rsidR="001D5523" w:rsidDel="00BA32D2">
          <w:delText>.</w:delText>
        </w:r>
        <w:r w:rsidR="00FA53E4" w:rsidDel="00BA32D2">
          <w:fldChar w:fldCharType="begin"/>
        </w:r>
        <w:r w:rsidR="001D5523" w:rsidDel="00BA32D2">
          <w:delInstrText xml:space="preserve"> SEQ Slika \* ARABIC \s 1 </w:delInstrText>
        </w:r>
        <w:r w:rsidR="00FA53E4" w:rsidDel="00BA32D2">
          <w:fldChar w:fldCharType="separate"/>
        </w:r>
        <w:r w:rsidR="001D5523" w:rsidDel="00BA32D2">
          <w:rPr>
            <w:noProof/>
          </w:rPr>
          <w:delText>6</w:delText>
        </w:r>
        <w:r w:rsidR="00FA53E4" w:rsidDel="00BA32D2">
          <w:fldChar w:fldCharType="end"/>
        </w:r>
      </w:del>
      <w:del w:id="576" w:author="sstojanovic" w:date="2019-09-30T13:58:00Z">
        <w:r w:rsidR="00FA53E4" w:rsidDel="003410F7">
          <w:fldChar w:fldCharType="begin"/>
        </w:r>
        <w:r w:rsidR="00096F16" w:rsidDel="003410F7">
          <w:delInstrText xml:space="preserve"> STYLEREF 1 \s </w:delInstrText>
        </w:r>
        <w:r w:rsidR="00FA53E4" w:rsidDel="003410F7">
          <w:fldChar w:fldCharType="separate"/>
        </w:r>
        <w:r w:rsidR="00D81364" w:rsidDel="003410F7">
          <w:rPr>
            <w:noProof/>
          </w:rPr>
          <w:delText>4</w:delText>
        </w:r>
        <w:r w:rsidR="00FA53E4" w:rsidDel="003410F7">
          <w:fldChar w:fldCharType="end"/>
        </w:r>
        <w:r w:rsidR="00A8380B" w:rsidDel="003410F7">
          <w:delText>.</w:delText>
        </w:r>
        <w:r w:rsidR="00FA53E4" w:rsidDel="003410F7">
          <w:fldChar w:fldCharType="begin"/>
        </w:r>
        <w:r w:rsidR="0071395F" w:rsidDel="003410F7">
          <w:delInstrText xml:space="preserve"> SEQ Slika \* ARABIC \s 1 </w:delInstrText>
        </w:r>
        <w:r w:rsidR="00FA53E4" w:rsidDel="003410F7">
          <w:fldChar w:fldCharType="separate"/>
        </w:r>
        <w:r w:rsidR="00D81364" w:rsidDel="003410F7">
          <w:rPr>
            <w:noProof/>
          </w:rPr>
          <w:delText>6</w:delText>
        </w:r>
        <w:r w:rsidR="00FA53E4" w:rsidDel="003410F7">
          <w:fldChar w:fldCharType="end"/>
        </w:r>
      </w:del>
      <w:r w:rsidR="00125A68">
        <w:t xml:space="preserve"> Jedna </w:t>
      </w:r>
      <w:proofErr w:type="gramStart"/>
      <w:r w:rsidR="00125A68">
        <w:t>od</w:t>
      </w:r>
      <w:proofErr w:type="gramEnd"/>
      <w:r w:rsidR="00125A68">
        <w:t xml:space="preserve"> stranica generisanog PDF dokumenta</w:t>
      </w:r>
      <w:bookmarkEnd w:id="571"/>
    </w:p>
    <w:p w14:paraId="00211492" w14:textId="77777777" w:rsidR="005D3FD3" w:rsidRDefault="005D3FD3">
      <w:pPr>
        <w:pStyle w:val="Caption"/>
        <w:pPrChange w:id="577" w:author="sstojanovic" w:date="2019-10-28T13:23:00Z">
          <w:pPr/>
        </w:pPrChange>
      </w:pPr>
    </w:p>
    <w:p w14:paraId="101EDC7D" w14:textId="77777777" w:rsidR="007F056D" w:rsidRDefault="007F056D" w:rsidP="007F056D">
      <w:pPr>
        <w:pStyle w:val="Heading3"/>
      </w:pPr>
      <w:r>
        <w:br w:type="page"/>
      </w:r>
      <w:bookmarkStart w:id="578" w:name="_Toc23253390"/>
      <w:r>
        <w:lastRenderedPageBreak/>
        <w:t xml:space="preserve">Modul </w:t>
      </w:r>
      <w:r w:rsidRPr="00E12EFD">
        <w:rPr>
          <w:i/>
        </w:rPr>
        <w:t>create_issue_list.py</w:t>
      </w:r>
      <w:bookmarkEnd w:id="578"/>
    </w:p>
    <w:p w14:paraId="0AFD6AC7" w14:textId="77777777" w:rsidR="007F056D" w:rsidRDefault="007F056D" w:rsidP="007F056D"/>
    <w:p w14:paraId="36F5FB17" w14:textId="77777777" w:rsidR="00DE7536" w:rsidRDefault="007F056D" w:rsidP="00DE7536">
      <w:pPr>
        <w:rPr>
          <w:ins w:id="579" w:author="sstojanovic" w:date="2019-10-21T12:26:00Z"/>
        </w:rPr>
        <w:sectPr w:rsidR="00DE7536" w:rsidSect="00985B9D">
          <w:type w:val="continuous"/>
          <w:pgSz w:w="11907" w:h="16840" w:code="9"/>
          <w:pgMar w:top="1134" w:right="1418" w:bottom="1134" w:left="1418" w:header="567" w:footer="567" w:gutter="0"/>
          <w:cols w:space="720"/>
        </w:sectPr>
      </w:pPr>
      <w:r w:rsidRPr="002B240A">
        <w:t xml:space="preserve">Modul </w:t>
      </w:r>
      <w:r w:rsidRPr="002B240A">
        <w:rPr>
          <w:i/>
        </w:rPr>
        <w:t>create_issue_list.py</w:t>
      </w:r>
      <w:r w:rsidRPr="002B240A">
        <w:t xml:space="preserve"> je preuzeti modul koji učitava podatke iz postojećih AATR XML datoteka i u zavisnosti </w:t>
      </w:r>
      <w:proofErr w:type="gramStart"/>
      <w:r w:rsidRPr="002B240A">
        <w:t>od</w:t>
      </w:r>
      <w:proofErr w:type="gramEnd"/>
      <w:r w:rsidRPr="002B240A">
        <w:t xml:space="preserve"> njihovih vrednosti ispisuje niz poruka u posebno generisanu tekstualnu datoteku</w:t>
      </w:r>
      <w:ins w:id="580" w:author="sstojanovic" w:date="2019-10-23T11:39:00Z">
        <w:r w:rsidR="00CF2D04">
          <w:t xml:space="preserve"> (</w:t>
        </w:r>
        <w:r w:rsidR="00FA53E4">
          <w:fldChar w:fldCharType="begin"/>
        </w:r>
        <w:r w:rsidR="00CF2D04">
          <w:instrText xml:space="preserve"> REF _Ref22723186 </w:instrText>
        </w:r>
      </w:ins>
      <w:r w:rsidR="00FA53E4">
        <w:fldChar w:fldCharType="separate"/>
      </w:r>
      <w:ins w:id="581" w:author="sstojanovic" w:date="2019-10-23T11:39:00Z">
        <w:r w:rsidR="00CF2D04">
          <w:t xml:space="preserve">Slika </w:t>
        </w:r>
        <w:r w:rsidR="00CF2D04">
          <w:rPr>
            <w:noProof/>
          </w:rPr>
          <w:t>4</w:t>
        </w:r>
        <w:r w:rsidR="00CF2D04">
          <w:t>.</w:t>
        </w:r>
        <w:r w:rsidR="00CF2D04">
          <w:rPr>
            <w:noProof/>
          </w:rPr>
          <w:t>7</w:t>
        </w:r>
        <w:r w:rsidR="00FA53E4">
          <w:fldChar w:fldCharType="end"/>
        </w:r>
        <w:r w:rsidR="00CF2D04">
          <w:t>)</w:t>
        </w:r>
      </w:ins>
      <w:r w:rsidRPr="002B240A">
        <w:t xml:space="preserve">. Jedan </w:t>
      </w:r>
      <w:proofErr w:type="gramStart"/>
      <w:r w:rsidRPr="002B240A">
        <w:t>od</w:t>
      </w:r>
      <w:proofErr w:type="gramEnd"/>
      <w:r w:rsidRPr="002B240A">
        <w:t xml:space="preserve"> bitnih ulaznih parametara ovog modula jeste putanja na kojoj će se generisati tekstualna datoteka, a koju korisnik unosi u config.ini datoteku pomoću opcije </w:t>
      </w:r>
      <w:r w:rsidRPr="00A14194">
        <w:rPr>
          <w:i/>
        </w:rPr>
        <w:t>Settings</w:t>
      </w:r>
      <w:r w:rsidRPr="002B240A">
        <w:t>.</w:t>
      </w:r>
    </w:p>
    <w:p w14:paraId="15AE6021" w14:textId="77777777" w:rsidR="007F056D" w:rsidRPr="002B240A" w:rsidDel="00DE7536" w:rsidRDefault="007F056D" w:rsidP="00F87187">
      <w:pPr>
        <w:rPr>
          <w:del w:id="582" w:author="sstojanovic" w:date="2019-10-21T12:26:00Z"/>
        </w:rPr>
      </w:pPr>
    </w:p>
    <w:p w14:paraId="5DAA9592" w14:textId="77777777" w:rsidR="007F056D" w:rsidDel="00DE7536" w:rsidRDefault="007F056D" w:rsidP="007F056D">
      <w:pPr>
        <w:jc w:val="left"/>
        <w:rPr>
          <w:del w:id="583" w:author="sstojanovic" w:date="2019-10-21T12:26:00Z"/>
        </w:rPr>
      </w:pPr>
    </w:p>
    <w:p w14:paraId="7438FC18" w14:textId="77777777" w:rsidR="005D3FD3" w:rsidRDefault="005D3FD3">
      <w:pPr>
        <w:pPrChange w:id="584" w:author="sstojanovic" w:date="2019-10-21T12:26:00Z">
          <w:pPr>
            <w:jc w:val="left"/>
          </w:pPr>
        </w:pPrChange>
      </w:pPr>
    </w:p>
    <w:p w14:paraId="492C20CD" w14:textId="77777777" w:rsidR="007F056D" w:rsidRDefault="00381878" w:rsidP="007F056D">
      <w:pPr>
        <w:keepNext/>
        <w:jc w:val="left"/>
      </w:pPr>
      <w:r>
        <w:rPr>
          <w:noProof/>
        </w:rPr>
        <w:pict w14:anchorId="6A3196C9">
          <v:shape id="_x0000_s1030" type="#_x0000_t75" style="position:absolute;left:0;text-align:left;margin-left:0;margin-top:.3pt;width:453pt;height:228.75pt;z-index:1;mso-position-horizontal:left">
            <v:imagedata r:id="rId34" o:title="issue"/>
            <w10:wrap type="square"/>
          </v:shape>
        </w:pict>
      </w:r>
    </w:p>
    <w:p w14:paraId="3CF32A85" w14:textId="77777777" w:rsidR="007F056D" w:rsidDel="00DE7536" w:rsidRDefault="007F056D" w:rsidP="00125A68">
      <w:pPr>
        <w:pStyle w:val="Caption"/>
        <w:ind w:left="2160" w:firstLine="720"/>
        <w:jc w:val="left"/>
        <w:rPr>
          <w:del w:id="585" w:author="sstojanovic" w:date="2019-10-21T12:26:00Z"/>
        </w:rPr>
      </w:pPr>
      <w:bookmarkStart w:id="586" w:name="_Ref22723186"/>
      <w:bookmarkStart w:id="587" w:name="_Toc23253374"/>
      <w:r>
        <w:t xml:space="preserve">Slika </w:t>
      </w:r>
      <w:ins w:id="588" w:author="sstojanovic" w:date="2019-10-25T15:07:00Z">
        <w:r w:rsidR="00FA53E4">
          <w:fldChar w:fldCharType="begin"/>
        </w:r>
        <w:r w:rsidR="00D33632">
          <w:instrText xml:space="preserve"> STYLEREF 1 \s </w:instrText>
        </w:r>
      </w:ins>
      <w:r w:rsidR="00FA53E4">
        <w:fldChar w:fldCharType="separate"/>
      </w:r>
      <w:r w:rsidR="00D33632">
        <w:rPr>
          <w:noProof/>
        </w:rPr>
        <w:t>4</w:t>
      </w:r>
      <w:ins w:id="589" w:author="sstojanovic" w:date="2019-10-25T15:07:00Z">
        <w:r w:rsidR="00FA53E4">
          <w:fldChar w:fldCharType="end"/>
        </w:r>
        <w:r w:rsidR="00D33632">
          <w:t>.</w:t>
        </w:r>
        <w:r w:rsidR="00FA53E4">
          <w:fldChar w:fldCharType="begin"/>
        </w:r>
        <w:r w:rsidR="00D33632">
          <w:instrText xml:space="preserve"> SEQ Slika \* ARABIC \s 1 </w:instrText>
        </w:r>
      </w:ins>
      <w:r w:rsidR="00FA53E4">
        <w:fldChar w:fldCharType="separate"/>
      </w:r>
      <w:ins w:id="590" w:author="sstojanovic" w:date="2019-10-25T15:07:00Z">
        <w:r w:rsidR="00D33632">
          <w:rPr>
            <w:noProof/>
          </w:rPr>
          <w:t>7</w:t>
        </w:r>
        <w:r w:rsidR="00FA53E4">
          <w:fldChar w:fldCharType="end"/>
        </w:r>
      </w:ins>
      <w:bookmarkEnd w:id="586"/>
      <w:del w:id="591" w:author="sstojanovic" w:date="2019-10-01T12:16:00Z">
        <w:r w:rsidR="00FA53E4" w:rsidDel="00BA32D2">
          <w:fldChar w:fldCharType="begin"/>
        </w:r>
        <w:r w:rsidR="001D5523" w:rsidDel="00BA32D2">
          <w:delInstrText xml:space="preserve"> STYLEREF 1 \s </w:delInstrText>
        </w:r>
        <w:r w:rsidR="00FA53E4" w:rsidDel="00BA32D2">
          <w:fldChar w:fldCharType="separate"/>
        </w:r>
        <w:r w:rsidR="001D5523" w:rsidDel="00BA32D2">
          <w:rPr>
            <w:noProof/>
          </w:rPr>
          <w:delText>4</w:delText>
        </w:r>
        <w:r w:rsidR="00FA53E4" w:rsidDel="00BA32D2">
          <w:fldChar w:fldCharType="end"/>
        </w:r>
        <w:r w:rsidR="001D5523" w:rsidDel="00BA32D2">
          <w:delText>.</w:delText>
        </w:r>
        <w:r w:rsidR="00FA53E4" w:rsidDel="00BA32D2">
          <w:fldChar w:fldCharType="begin"/>
        </w:r>
        <w:r w:rsidR="001D5523" w:rsidDel="00BA32D2">
          <w:delInstrText xml:space="preserve"> SEQ Slika \* ARABIC \s 1 </w:delInstrText>
        </w:r>
        <w:r w:rsidR="00FA53E4" w:rsidDel="00BA32D2">
          <w:fldChar w:fldCharType="separate"/>
        </w:r>
        <w:r w:rsidR="001D5523" w:rsidDel="00BA32D2">
          <w:rPr>
            <w:noProof/>
          </w:rPr>
          <w:delText>7</w:delText>
        </w:r>
        <w:r w:rsidR="00FA53E4" w:rsidDel="00BA32D2">
          <w:fldChar w:fldCharType="end"/>
        </w:r>
      </w:del>
      <w:del w:id="592" w:author="sstojanovic" w:date="2019-09-30T13:58:00Z">
        <w:r w:rsidR="00FA53E4" w:rsidDel="003410F7">
          <w:fldChar w:fldCharType="begin"/>
        </w:r>
        <w:r w:rsidR="00096F16" w:rsidDel="003410F7">
          <w:delInstrText xml:space="preserve"> STYLEREF 1 \s </w:delInstrText>
        </w:r>
        <w:r w:rsidR="00FA53E4" w:rsidDel="003410F7">
          <w:fldChar w:fldCharType="separate"/>
        </w:r>
        <w:r w:rsidR="00D81364" w:rsidDel="003410F7">
          <w:rPr>
            <w:noProof/>
          </w:rPr>
          <w:delText>4</w:delText>
        </w:r>
        <w:r w:rsidR="00FA53E4" w:rsidDel="003410F7">
          <w:fldChar w:fldCharType="end"/>
        </w:r>
        <w:r w:rsidR="00A8380B" w:rsidDel="003410F7">
          <w:delText>.</w:delText>
        </w:r>
        <w:r w:rsidR="00FA53E4" w:rsidDel="003410F7">
          <w:fldChar w:fldCharType="begin"/>
        </w:r>
        <w:r w:rsidR="0071395F" w:rsidDel="003410F7">
          <w:delInstrText xml:space="preserve"> SEQ Slika \* ARABIC \s 1 </w:delInstrText>
        </w:r>
        <w:r w:rsidR="00FA53E4" w:rsidDel="003410F7">
          <w:fldChar w:fldCharType="separate"/>
        </w:r>
        <w:r w:rsidR="00D81364" w:rsidDel="003410F7">
          <w:rPr>
            <w:noProof/>
          </w:rPr>
          <w:delText>7</w:delText>
        </w:r>
        <w:r w:rsidR="00FA53E4" w:rsidDel="003410F7">
          <w:fldChar w:fldCharType="end"/>
        </w:r>
      </w:del>
      <w:r w:rsidR="00125A68">
        <w:t xml:space="preserve"> </w:t>
      </w:r>
      <w:r w:rsidR="00753514">
        <w:t>Primer generisane liste</w:t>
      </w:r>
      <w:r w:rsidR="00125A68">
        <w:t xml:space="preserve"> izveštaja</w:t>
      </w:r>
      <w:bookmarkEnd w:id="587"/>
    </w:p>
    <w:p w14:paraId="57B3062F" w14:textId="77777777" w:rsidR="007F056D" w:rsidDel="00DE7536" w:rsidRDefault="007F056D" w:rsidP="007F056D">
      <w:pPr>
        <w:rPr>
          <w:del w:id="593" w:author="sstojanovic" w:date="2019-10-21T12:26:00Z"/>
        </w:rPr>
      </w:pPr>
    </w:p>
    <w:p w14:paraId="0A011910" w14:textId="77777777" w:rsidR="007F056D" w:rsidDel="00DE7536" w:rsidRDefault="007F056D" w:rsidP="007F056D">
      <w:pPr>
        <w:rPr>
          <w:del w:id="594" w:author="sstojanovic" w:date="2019-10-21T12:26:00Z"/>
        </w:rPr>
      </w:pPr>
    </w:p>
    <w:p w14:paraId="672B2213" w14:textId="77777777" w:rsidR="007F056D" w:rsidDel="00DE7536" w:rsidRDefault="007F056D" w:rsidP="007F056D">
      <w:pPr>
        <w:rPr>
          <w:del w:id="595" w:author="sstojanovic" w:date="2019-10-21T12:26:00Z"/>
        </w:rPr>
      </w:pPr>
    </w:p>
    <w:p w14:paraId="7CC713A2" w14:textId="77777777" w:rsidR="005D3FD3" w:rsidRDefault="005D3FD3">
      <w:pPr>
        <w:pStyle w:val="Caption"/>
        <w:ind w:left="2160" w:firstLine="720"/>
        <w:jc w:val="left"/>
        <w:pPrChange w:id="596" w:author="sstojanovic" w:date="2019-10-21T12:26:00Z">
          <w:pPr/>
        </w:pPrChange>
      </w:pPr>
    </w:p>
    <w:p w14:paraId="7C491ACB" w14:textId="77777777" w:rsidR="005D3FD3" w:rsidRDefault="007F056D">
      <w:pPr>
        <w:pStyle w:val="Heading3"/>
        <w:pPrChange w:id="597" w:author="sstojanovic" w:date="2019-10-21T11:49:00Z">
          <w:pPr/>
        </w:pPrChange>
      </w:pPr>
      <w:r>
        <w:br w:type="page"/>
      </w:r>
      <w:bookmarkStart w:id="598" w:name="_Toc23253391"/>
      <w:r>
        <w:lastRenderedPageBreak/>
        <w:t xml:space="preserve">Modul </w:t>
      </w:r>
      <w:r w:rsidRPr="00E12EFD">
        <w:rPr>
          <w:i/>
        </w:rPr>
        <w:t>classes.py</w:t>
      </w:r>
      <w:bookmarkEnd w:id="598"/>
    </w:p>
    <w:p w14:paraId="1B95E226" w14:textId="77777777" w:rsidR="007F056D" w:rsidRDefault="007F056D" w:rsidP="007F056D"/>
    <w:p w14:paraId="60117DC8" w14:textId="77777777" w:rsidR="003849C2" w:rsidRDefault="007F056D" w:rsidP="003849C2">
      <w:pPr>
        <w:rPr>
          <w:ins w:id="599" w:author="sstojanovic" w:date="2019-10-21T11:49:00Z"/>
        </w:rPr>
        <w:sectPr w:rsidR="003849C2" w:rsidSect="00985B9D">
          <w:type w:val="continuous"/>
          <w:pgSz w:w="11907" w:h="16840" w:code="9"/>
          <w:pgMar w:top="1134" w:right="1418" w:bottom="1134" w:left="1418" w:header="567" w:footer="567" w:gutter="0"/>
          <w:cols w:space="720"/>
        </w:sectPr>
      </w:pPr>
      <w:r>
        <w:t>Ovaj modul s</w:t>
      </w:r>
      <w:r w:rsidR="004A18B9">
        <w:t>adrži deklaracije i</w:t>
      </w:r>
      <w:r>
        <w:t xml:space="preserve"> definicije svih klasa korišćenih u procesu čuvanja unetih podataka u XML datoteku pomoću </w:t>
      </w:r>
      <w:r w:rsidRPr="00633B11">
        <w:rPr>
          <w:i/>
        </w:rPr>
        <w:t>jinja2</w:t>
      </w:r>
      <w:r>
        <w:t xml:space="preserve"> šablona.</w:t>
      </w:r>
      <w:r w:rsidR="00B16E96">
        <w:t xml:space="preserve"> Pre samog čuvanja, podac</w:t>
      </w:r>
      <w:r w:rsidR="00C771C0">
        <w:t>i iz AATR dokumenta se raspoređ</w:t>
      </w:r>
      <w:r w:rsidR="00B16E96">
        <w:t xml:space="preserve">uju po atributima različitih klasa, koje se kasnije uvezuju </w:t>
      </w:r>
      <w:proofErr w:type="gramStart"/>
      <w:r w:rsidR="00B16E96">
        <w:t>sa</w:t>
      </w:r>
      <w:proofErr w:type="gramEnd"/>
      <w:r w:rsidR="00B16E96">
        <w:t xml:space="preserve"> promenljivama iz </w:t>
      </w:r>
      <w:commentRangeStart w:id="600"/>
      <w:commentRangeStart w:id="601"/>
      <w:r w:rsidR="00B16E96" w:rsidRPr="00633B11">
        <w:rPr>
          <w:i/>
        </w:rPr>
        <w:t>jinja2</w:t>
      </w:r>
      <w:r w:rsidR="00B16E96">
        <w:t xml:space="preserve"> šablona</w:t>
      </w:r>
      <w:commentRangeEnd w:id="600"/>
      <w:r w:rsidR="00403159">
        <w:rPr>
          <w:rStyle w:val="CommentReference"/>
          <w:lang w:eastAsia="ar-SA"/>
        </w:rPr>
        <w:commentReference w:id="600"/>
      </w:r>
      <w:commentRangeEnd w:id="601"/>
      <w:r w:rsidR="00A64C0D">
        <w:rPr>
          <w:rStyle w:val="CommentReference"/>
          <w:lang w:eastAsia="ar-SA"/>
        </w:rPr>
        <w:commentReference w:id="601"/>
      </w:r>
      <w:r w:rsidR="00B16E96">
        <w:t xml:space="preserve">. Ovaj korak pruža sigurnost da </w:t>
      </w:r>
      <w:proofErr w:type="gramStart"/>
      <w:r w:rsidR="00B16E96">
        <w:t>će</w:t>
      </w:r>
      <w:proofErr w:type="gramEnd"/>
      <w:r w:rsidR="00B16E96">
        <w:t xml:space="preserve"> svaki podatak koji je potrebno sačuvati završiti na svom odgovarajućem mestu unutar šablona. Opisivanje svakog atributa svak</w:t>
      </w:r>
      <w:r w:rsidR="00004D58">
        <w:t>e klase ne bi bilo smisleno za k</w:t>
      </w:r>
      <w:r w:rsidR="00B16E96">
        <w:t xml:space="preserve">oncept ovog rada, </w:t>
      </w:r>
      <w:proofErr w:type="gramStart"/>
      <w:r w:rsidR="00B16E96">
        <w:t>te</w:t>
      </w:r>
      <w:proofErr w:type="gramEnd"/>
      <w:r w:rsidR="00B16E96">
        <w:t xml:space="preserve"> će biti navedeni samo nazivi nekih od klasa: </w:t>
      </w:r>
      <w:r w:rsidR="00B16E96" w:rsidRPr="00633B11">
        <w:rPr>
          <w:i/>
        </w:rPr>
        <w:t>ReleaseData</w:t>
      </w:r>
      <w:r w:rsidR="00B16E96">
        <w:t xml:space="preserve">, </w:t>
      </w:r>
      <w:r w:rsidR="00B16E96" w:rsidRPr="00633B11">
        <w:rPr>
          <w:i/>
        </w:rPr>
        <w:t>SWCData</w:t>
      </w:r>
      <w:r w:rsidR="00B16E96">
        <w:t xml:space="preserve">, </w:t>
      </w:r>
      <w:r w:rsidR="00B16E96" w:rsidRPr="00633B11">
        <w:rPr>
          <w:i/>
        </w:rPr>
        <w:t>TestCase</w:t>
      </w:r>
      <w:r w:rsidR="00B16E96">
        <w:t xml:space="preserve">, </w:t>
      </w:r>
      <w:r w:rsidR="00B16E96" w:rsidRPr="00633B11">
        <w:rPr>
          <w:i/>
        </w:rPr>
        <w:t>TestCa</w:t>
      </w:r>
      <w:r w:rsidR="00A77C2F" w:rsidRPr="00633B11">
        <w:rPr>
          <w:i/>
        </w:rPr>
        <w:t>seTable</w:t>
      </w:r>
      <w:r w:rsidR="00A77C2F">
        <w:t xml:space="preserve">, </w:t>
      </w:r>
      <w:r w:rsidR="00A77C2F" w:rsidRPr="00633B11">
        <w:rPr>
          <w:i/>
        </w:rPr>
        <w:t>TableCell</w:t>
      </w:r>
      <w:r w:rsidR="00A77C2F">
        <w:t xml:space="preserve">, </w:t>
      </w:r>
      <w:r w:rsidR="00A77C2F" w:rsidRPr="00633B11">
        <w:rPr>
          <w:i/>
        </w:rPr>
        <w:t>Reference</w:t>
      </w:r>
      <w:r w:rsidR="00A77C2F">
        <w:t>. Nazivi atributa direktno preslikavaju nazive XML elemenata koje predstavljaju, a k</w:t>
      </w:r>
      <w:r w:rsidR="00B16E96">
        <w:t>lase su nazivane po logičkim celinama koje predstavljaju njihovi atributi.</w:t>
      </w:r>
    </w:p>
    <w:p w14:paraId="1A13416B" w14:textId="77777777" w:rsidR="007F056D" w:rsidDel="009F21F1" w:rsidRDefault="007F056D" w:rsidP="003849C2">
      <w:pPr>
        <w:ind w:firstLine="0"/>
        <w:rPr>
          <w:del w:id="602" w:author="sstojanovic" w:date="2019-10-21T11:49:00Z"/>
        </w:rPr>
      </w:pPr>
    </w:p>
    <w:p w14:paraId="6FC15E97" w14:textId="77777777" w:rsidR="00A77C2F" w:rsidDel="009F21F1" w:rsidRDefault="00A77C2F" w:rsidP="003849C2">
      <w:pPr>
        <w:ind w:firstLine="0"/>
        <w:jc w:val="left"/>
        <w:rPr>
          <w:del w:id="603" w:author="sstojanovic" w:date="2019-10-21T11:49:00Z"/>
        </w:rPr>
      </w:pPr>
    </w:p>
    <w:p w14:paraId="6856B3F3" w14:textId="77777777" w:rsidR="00A77C2F" w:rsidDel="009F21F1" w:rsidRDefault="00A77C2F" w:rsidP="003849C2">
      <w:pPr>
        <w:ind w:firstLine="0"/>
        <w:jc w:val="left"/>
        <w:rPr>
          <w:del w:id="604" w:author="sstojanovic" w:date="2019-10-21T11:49:00Z"/>
        </w:rPr>
      </w:pPr>
    </w:p>
    <w:p w14:paraId="61425D19" w14:textId="77777777" w:rsidR="00A77C2F" w:rsidDel="009F21F1" w:rsidRDefault="00A77C2F" w:rsidP="003849C2">
      <w:pPr>
        <w:ind w:firstLine="0"/>
        <w:jc w:val="left"/>
        <w:rPr>
          <w:del w:id="605" w:author="sstojanovic" w:date="2019-10-21T11:49:00Z"/>
        </w:rPr>
      </w:pPr>
    </w:p>
    <w:p w14:paraId="49FA7088" w14:textId="77777777" w:rsidR="00A77C2F" w:rsidDel="009F21F1" w:rsidRDefault="00A77C2F" w:rsidP="003849C2">
      <w:pPr>
        <w:ind w:firstLine="0"/>
        <w:jc w:val="left"/>
        <w:rPr>
          <w:del w:id="606" w:author="sstojanovic" w:date="2019-10-21T11:49:00Z"/>
        </w:rPr>
      </w:pPr>
    </w:p>
    <w:p w14:paraId="27BBF331" w14:textId="77777777" w:rsidR="00A77C2F" w:rsidDel="009F21F1" w:rsidRDefault="00A77C2F" w:rsidP="003849C2">
      <w:pPr>
        <w:ind w:firstLine="0"/>
        <w:jc w:val="left"/>
        <w:rPr>
          <w:del w:id="607" w:author="sstojanovic" w:date="2019-10-21T11:49:00Z"/>
        </w:rPr>
      </w:pPr>
    </w:p>
    <w:p w14:paraId="706D53D9" w14:textId="77777777" w:rsidR="00A77C2F" w:rsidDel="009F21F1" w:rsidRDefault="00A77C2F" w:rsidP="003849C2">
      <w:pPr>
        <w:ind w:firstLine="0"/>
        <w:jc w:val="left"/>
        <w:rPr>
          <w:del w:id="608" w:author="sstojanovic" w:date="2019-10-21T11:49:00Z"/>
        </w:rPr>
      </w:pPr>
    </w:p>
    <w:p w14:paraId="2D369CC0" w14:textId="77777777" w:rsidR="00A77C2F" w:rsidDel="009F21F1" w:rsidRDefault="00A77C2F" w:rsidP="003849C2">
      <w:pPr>
        <w:ind w:firstLine="0"/>
        <w:jc w:val="left"/>
        <w:rPr>
          <w:del w:id="609" w:author="sstojanovic" w:date="2019-10-21T11:49:00Z"/>
        </w:rPr>
      </w:pPr>
    </w:p>
    <w:p w14:paraId="23284167" w14:textId="77777777" w:rsidR="00A77C2F" w:rsidDel="009F21F1" w:rsidRDefault="00A77C2F" w:rsidP="003849C2">
      <w:pPr>
        <w:ind w:firstLine="0"/>
        <w:jc w:val="left"/>
        <w:rPr>
          <w:del w:id="610" w:author="sstojanovic" w:date="2019-10-21T11:49:00Z"/>
        </w:rPr>
      </w:pPr>
    </w:p>
    <w:p w14:paraId="5A61C31D" w14:textId="77777777" w:rsidR="00A77C2F" w:rsidDel="009F21F1" w:rsidRDefault="00A77C2F" w:rsidP="003849C2">
      <w:pPr>
        <w:ind w:firstLine="0"/>
        <w:jc w:val="left"/>
        <w:rPr>
          <w:del w:id="611" w:author="sstojanovic" w:date="2019-10-21T11:49:00Z"/>
        </w:rPr>
      </w:pPr>
    </w:p>
    <w:p w14:paraId="7387204D" w14:textId="77777777" w:rsidR="00A77C2F" w:rsidDel="009F21F1" w:rsidRDefault="00A77C2F" w:rsidP="003849C2">
      <w:pPr>
        <w:ind w:firstLine="0"/>
        <w:jc w:val="left"/>
        <w:rPr>
          <w:del w:id="612" w:author="sstojanovic" w:date="2019-10-21T11:49:00Z"/>
        </w:rPr>
      </w:pPr>
    </w:p>
    <w:p w14:paraId="21EF11FA" w14:textId="77777777" w:rsidR="00A77C2F" w:rsidDel="009F21F1" w:rsidRDefault="00A77C2F" w:rsidP="003849C2">
      <w:pPr>
        <w:ind w:firstLine="0"/>
        <w:jc w:val="left"/>
        <w:rPr>
          <w:del w:id="613" w:author="sstojanovic" w:date="2019-10-21T11:49:00Z"/>
        </w:rPr>
      </w:pPr>
    </w:p>
    <w:p w14:paraId="6B915BCA" w14:textId="77777777" w:rsidR="00A77C2F" w:rsidDel="009F21F1" w:rsidRDefault="00A77C2F" w:rsidP="003849C2">
      <w:pPr>
        <w:ind w:firstLine="0"/>
        <w:jc w:val="left"/>
        <w:rPr>
          <w:del w:id="614" w:author="sstojanovic" w:date="2019-10-21T11:49:00Z"/>
        </w:rPr>
      </w:pPr>
    </w:p>
    <w:p w14:paraId="427B4886" w14:textId="77777777" w:rsidR="00A77C2F" w:rsidDel="009F21F1" w:rsidRDefault="00A77C2F" w:rsidP="003849C2">
      <w:pPr>
        <w:ind w:firstLine="0"/>
        <w:jc w:val="left"/>
        <w:rPr>
          <w:del w:id="615" w:author="sstojanovic" w:date="2019-10-21T11:49:00Z"/>
        </w:rPr>
      </w:pPr>
    </w:p>
    <w:p w14:paraId="0E9A0524" w14:textId="77777777" w:rsidR="00A77C2F" w:rsidDel="009F21F1" w:rsidRDefault="00A77C2F" w:rsidP="003849C2">
      <w:pPr>
        <w:ind w:firstLine="0"/>
        <w:jc w:val="left"/>
        <w:rPr>
          <w:del w:id="616" w:author="sstojanovic" w:date="2019-10-21T11:49:00Z"/>
        </w:rPr>
      </w:pPr>
    </w:p>
    <w:p w14:paraId="45C3DBFE" w14:textId="77777777" w:rsidR="00A77C2F" w:rsidDel="009F21F1" w:rsidRDefault="00A77C2F" w:rsidP="003849C2">
      <w:pPr>
        <w:ind w:firstLine="0"/>
        <w:jc w:val="left"/>
        <w:rPr>
          <w:del w:id="617" w:author="sstojanovic" w:date="2019-10-21T11:49:00Z"/>
        </w:rPr>
      </w:pPr>
    </w:p>
    <w:p w14:paraId="05DB75AB" w14:textId="77777777" w:rsidR="00A77C2F" w:rsidDel="009F21F1" w:rsidRDefault="00A77C2F" w:rsidP="003849C2">
      <w:pPr>
        <w:ind w:firstLine="0"/>
        <w:jc w:val="left"/>
        <w:rPr>
          <w:del w:id="618" w:author="sstojanovic" w:date="2019-10-21T11:49:00Z"/>
        </w:rPr>
      </w:pPr>
    </w:p>
    <w:p w14:paraId="4F3DE528" w14:textId="77777777" w:rsidR="00A77C2F" w:rsidDel="009F21F1" w:rsidRDefault="00A77C2F" w:rsidP="003849C2">
      <w:pPr>
        <w:ind w:firstLine="0"/>
        <w:jc w:val="left"/>
        <w:rPr>
          <w:del w:id="619" w:author="sstojanovic" w:date="2019-10-21T11:49:00Z"/>
        </w:rPr>
      </w:pPr>
    </w:p>
    <w:p w14:paraId="148D06AD" w14:textId="77777777" w:rsidR="00A77C2F" w:rsidDel="009F21F1" w:rsidRDefault="00A77C2F" w:rsidP="003849C2">
      <w:pPr>
        <w:ind w:firstLine="0"/>
        <w:jc w:val="left"/>
        <w:rPr>
          <w:del w:id="620" w:author="sstojanovic" w:date="2019-10-21T11:49:00Z"/>
        </w:rPr>
      </w:pPr>
    </w:p>
    <w:p w14:paraId="0145D7D8" w14:textId="77777777" w:rsidR="00A77C2F" w:rsidDel="009F21F1" w:rsidRDefault="00A77C2F" w:rsidP="003849C2">
      <w:pPr>
        <w:ind w:firstLine="0"/>
        <w:jc w:val="left"/>
        <w:rPr>
          <w:del w:id="621" w:author="sstojanovic" w:date="2019-10-21T11:49:00Z"/>
        </w:rPr>
      </w:pPr>
    </w:p>
    <w:p w14:paraId="6F762766" w14:textId="77777777" w:rsidR="00A77C2F" w:rsidDel="009F21F1" w:rsidRDefault="00A77C2F" w:rsidP="003849C2">
      <w:pPr>
        <w:ind w:firstLine="0"/>
        <w:jc w:val="left"/>
        <w:rPr>
          <w:del w:id="622" w:author="sstojanovic" w:date="2019-10-21T11:49:00Z"/>
        </w:rPr>
      </w:pPr>
    </w:p>
    <w:p w14:paraId="22D25B29" w14:textId="77777777" w:rsidR="00A77C2F" w:rsidDel="009F21F1" w:rsidRDefault="00A77C2F" w:rsidP="003849C2">
      <w:pPr>
        <w:ind w:firstLine="0"/>
        <w:jc w:val="left"/>
        <w:rPr>
          <w:del w:id="623" w:author="sstojanovic" w:date="2019-10-21T11:49:00Z"/>
        </w:rPr>
      </w:pPr>
    </w:p>
    <w:p w14:paraId="7AFFF082" w14:textId="77777777" w:rsidR="005D3FD3" w:rsidRDefault="005D3FD3">
      <w:pPr>
        <w:ind w:firstLine="0"/>
        <w:pPrChange w:id="624" w:author="sstojanovic" w:date="2019-10-21T11:49:00Z">
          <w:pPr>
            <w:ind w:firstLine="0"/>
            <w:jc w:val="left"/>
          </w:pPr>
        </w:pPrChange>
      </w:pPr>
    </w:p>
    <w:p w14:paraId="47BAA968" w14:textId="77777777" w:rsidR="00A77C2F" w:rsidRDefault="00A77C2F" w:rsidP="00A77C2F">
      <w:pPr>
        <w:pStyle w:val="Heading2"/>
      </w:pPr>
      <w:bookmarkStart w:id="625" w:name="_Toc23253392"/>
      <w:r>
        <w:t>Tok programa</w:t>
      </w:r>
      <w:bookmarkEnd w:id="625"/>
    </w:p>
    <w:p w14:paraId="5F01D01F" w14:textId="77777777" w:rsidR="00A77C2F" w:rsidDel="009F21F1" w:rsidRDefault="00A77C2F" w:rsidP="00A77C2F">
      <w:pPr>
        <w:rPr>
          <w:del w:id="626" w:author="sstojanovic" w:date="2019-10-21T11:49:00Z"/>
        </w:rPr>
      </w:pPr>
    </w:p>
    <w:p w14:paraId="639A3131" w14:textId="77777777" w:rsidR="005D3FD3" w:rsidRDefault="005D3FD3">
      <w:pPr>
        <w:ind w:firstLine="0"/>
        <w:pPrChange w:id="627" w:author="sstojanovic" w:date="2019-10-21T11:49:00Z">
          <w:pPr/>
        </w:pPrChange>
      </w:pPr>
    </w:p>
    <w:p w14:paraId="2D5E0F46" w14:textId="77777777" w:rsidR="007251D2" w:rsidRDefault="00A77C2F" w:rsidP="00F87187">
      <w:pPr>
        <w:sectPr w:rsidR="007251D2" w:rsidSect="00B74C53">
          <w:pgSz w:w="11907" w:h="16840" w:code="9"/>
          <w:pgMar w:top="1134" w:right="1418" w:bottom="1134" w:left="1418" w:header="567" w:footer="567" w:gutter="0"/>
          <w:cols w:space="720"/>
        </w:sectPr>
      </w:pPr>
      <w:r>
        <w:t xml:space="preserve">Pri učitavanju XML datoteke poziva se funkcija </w:t>
      </w:r>
      <w:r w:rsidRPr="00633B11">
        <w:rPr>
          <w:i/>
        </w:rPr>
        <w:t>file_open_on_menu</w:t>
      </w:r>
      <w:r>
        <w:t xml:space="preserve"> u kojoj se, nakon zatvaranja dijaloga za odabir datoteke, pozivanjem ugrađenih funkcija </w:t>
      </w:r>
      <w:r w:rsidRPr="00633B11">
        <w:rPr>
          <w:i/>
        </w:rPr>
        <w:t>loads</w:t>
      </w:r>
      <w:r>
        <w:t xml:space="preserve"> i </w:t>
      </w:r>
      <w:r w:rsidRPr="00633B11">
        <w:rPr>
          <w:i/>
        </w:rPr>
        <w:t>dump</w:t>
      </w:r>
      <w:r w:rsidR="003849C2">
        <w:rPr>
          <w:i/>
        </w:rPr>
        <w:t>s</w:t>
      </w:r>
      <w:r>
        <w:t xml:space="preserve"> iz modula </w:t>
      </w:r>
      <w:r w:rsidRPr="00633B11">
        <w:rPr>
          <w:i/>
        </w:rPr>
        <w:t>json</w:t>
      </w:r>
      <w:r>
        <w:t xml:space="preserve">, parsira XML dokument, tj. </w:t>
      </w:r>
      <w:proofErr w:type="gramStart"/>
      <w:r>
        <w:t>svi</w:t>
      </w:r>
      <w:proofErr w:type="gramEnd"/>
      <w:r>
        <w:t xml:space="preserve"> njegovi elementi i njihove vrednosti prevode u </w:t>
      </w:r>
      <w:r w:rsidR="00BA5C56" w:rsidRPr="00BA5C56">
        <w:rPr>
          <w:i/>
        </w:rPr>
        <w:t>Python</w:t>
      </w:r>
      <w:r>
        <w:t xml:space="preserve"> objekat. </w:t>
      </w:r>
    </w:p>
    <w:p w14:paraId="0C7CCE8B" w14:textId="77777777" w:rsidR="007251D2" w:rsidRDefault="007251D2" w:rsidP="007251D2">
      <w:pPr>
        <w:ind w:firstLine="0"/>
        <w:sectPr w:rsidR="007251D2" w:rsidSect="007251D2">
          <w:type w:val="continuous"/>
          <w:pgSz w:w="11907" w:h="16840" w:code="9"/>
          <w:pgMar w:top="1134" w:right="1418" w:bottom="1134" w:left="1418" w:header="567" w:footer="567" w:gutter="0"/>
          <w:cols w:space="720"/>
        </w:sectPr>
      </w:pPr>
      <w:r>
        <w:lastRenderedPageBreak/>
        <w:tab/>
      </w:r>
      <w:r w:rsidR="00A77C2F">
        <w:t xml:space="preserve">Za ovu svrhu odabran je </w:t>
      </w:r>
      <w:r w:rsidR="00A77C2F" w:rsidRPr="00633B11">
        <w:rPr>
          <w:i/>
        </w:rPr>
        <w:t>Python</w:t>
      </w:r>
      <w:r w:rsidR="00A77C2F">
        <w:t xml:space="preserve"> rečnik (</w:t>
      </w:r>
      <w:ins w:id="628" w:author="sstojanovic" w:date="2019-09-30T15:12:00Z">
        <w:r w:rsidR="00725829">
          <w:t xml:space="preserve">eng. </w:t>
        </w:r>
      </w:ins>
      <w:r w:rsidR="00FA53E4" w:rsidRPr="00FA53E4">
        <w:rPr>
          <w:i/>
          <w:rPrChange w:id="629" w:author="sstojanovic" w:date="2019-09-30T15:12:00Z">
            <w:rPr/>
          </w:rPrChange>
        </w:rPr>
        <w:t>dictionary</w:t>
      </w:r>
      <w:r w:rsidR="00A77C2F">
        <w:t xml:space="preserve">), zbog toga što očuvava hijerarhiju podataka, i time omogućava jednostavan prenos XML elemenata i njihovih atributa i vrednosti bez gubitka podataka i njihovih pozicija unutar datoteke. </w:t>
      </w:r>
      <w:r w:rsidR="00A77C2F" w:rsidRPr="00633B11">
        <w:rPr>
          <w:i/>
        </w:rPr>
        <w:t>Python</w:t>
      </w:r>
      <w:r w:rsidR="00A77C2F">
        <w:t xml:space="preserve"> rečnik je struktura podataka specifična za programski jezik </w:t>
      </w:r>
      <w:r w:rsidR="00A77C2F" w:rsidRPr="00633B11">
        <w:rPr>
          <w:i/>
        </w:rPr>
        <w:t>Python</w:t>
      </w:r>
      <w:r w:rsidR="00A77C2F">
        <w:t>. Funkci</w:t>
      </w:r>
      <w:r w:rsidR="004A18B9">
        <w:t>oniše po principu ključne reči i</w:t>
      </w:r>
      <w:r w:rsidR="00A77C2F">
        <w:t xml:space="preserve"> vrednosti, gde u konkretnom slučaju ovog rada, ključna reč predstavlja naziv XML elementa (</w:t>
      </w:r>
      <w:r w:rsidR="00FA53E4" w:rsidRPr="00FA53E4">
        <w:rPr>
          <w:i/>
          <w:rPrChange w:id="630" w:author="sstojanovic" w:date="2019-09-30T15:13:00Z">
            <w:rPr/>
          </w:rPrChange>
        </w:rPr>
        <w:t>tag</w:t>
      </w:r>
      <w:r w:rsidR="00A77C2F">
        <w:t>), a vrednost ono što se nalazi u njemu (</w:t>
      </w:r>
      <w:r w:rsidR="00FA53E4" w:rsidRPr="00FA53E4">
        <w:rPr>
          <w:i/>
          <w:rPrChange w:id="631" w:author="sstojanovic" w:date="2019-09-30T15:13:00Z">
            <w:rPr/>
          </w:rPrChange>
        </w:rPr>
        <w:t>text</w:t>
      </w:r>
      <w:r w:rsidR="00A77C2F">
        <w:t>). Elementima rečnika je tada moguće pristupiti</w:t>
      </w:r>
      <w:r w:rsidR="00914D0C">
        <w:t xml:space="preserve"> indeksiranjem po nazivu elementa </w:t>
      </w:r>
      <w:r w:rsidR="00A51F69">
        <w:t>(</w:t>
      </w:r>
      <w:r w:rsidR="00DD1B2B">
        <w:rPr>
          <w:i/>
        </w:rPr>
        <w:t>ime_</w:t>
      </w:r>
      <w:proofErr w:type="gramStart"/>
      <w:r w:rsidR="00DD1B2B">
        <w:rPr>
          <w:i/>
        </w:rPr>
        <w:t>rečnika[</w:t>
      </w:r>
      <w:proofErr w:type="gramEnd"/>
      <w:r w:rsidR="00DD1B2B">
        <w:rPr>
          <w:i/>
        </w:rPr>
        <w:t xml:space="preserve">ime_elementa] = </w:t>
      </w:r>
      <w:r w:rsidR="00914D0C" w:rsidRPr="00633B11">
        <w:rPr>
          <w:i/>
        </w:rPr>
        <w:t>vrednost</w:t>
      </w:r>
      <w:r w:rsidR="00A51F69">
        <w:t>)</w:t>
      </w:r>
      <w:r w:rsidR="00914D0C">
        <w:t>.</w:t>
      </w:r>
      <w:r w:rsidR="001705A1" w:rsidRPr="001705A1">
        <w:t xml:space="preserve"> </w:t>
      </w:r>
      <w:r w:rsidR="001705A1">
        <w:t>Vrednost elementa rečni</w:t>
      </w:r>
      <w:r w:rsidR="004A18B9">
        <w:t>ka može biti bilo kog tipa, pa i</w:t>
      </w:r>
      <w:r w:rsidR="001705A1">
        <w:t xml:space="preserve"> tipa </w:t>
      </w:r>
      <w:del w:id="632" w:author="sstojanovic" w:date="2019-09-30T15:14:00Z">
        <w:r w:rsidR="001705A1" w:rsidDel="00725829">
          <w:delText>dictionary</w:delText>
        </w:r>
      </w:del>
      <w:ins w:id="633" w:author="sstojanovic" w:date="2019-09-30T15:14:00Z">
        <w:r w:rsidR="00725829">
          <w:t>samog rečnika</w:t>
        </w:r>
      </w:ins>
      <w:r w:rsidR="001705A1">
        <w:t>, čime se dobija ugnježdeni rečnik.</w:t>
      </w:r>
      <w:r w:rsidR="00914D0C">
        <w:t xml:space="preserve"> Ova struktura se pokazala najpogodnijom za predstavu hijerarhije podataka XML datoteke</w:t>
      </w:r>
      <w:r w:rsidR="00BA5C56">
        <w:t>,</w:t>
      </w:r>
      <w:r w:rsidR="00914D0C">
        <w:t xml:space="preserve"> zbog jed</w:t>
      </w:r>
      <w:r w:rsidR="001705A1">
        <w:t>nostavnosti pristupa elementima</w:t>
      </w:r>
      <w:r w:rsidR="00914D0C">
        <w:t xml:space="preserve"> pri učitavanju i upisivanju podataka.</w:t>
      </w:r>
    </w:p>
    <w:p w14:paraId="2B0C635E" w14:textId="77777777" w:rsidR="007251D2" w:rsidRDefault="007251D2" w:rsidP="007251D2">
      <w:pPr>
        <w:ind w:firstLine="0"/>
        <w:sectPr w:rsidR="007251D2" w:rsidSect="007251D2">
          <w:type w:val="continuous"/>
          <w:pgSz w:w="11907" w:h="16840" w:code="9"/>
          <w:pgMar w:top="1134" w:right="1418" w:bottom="1134" w:left="1418" w:header="567" w:footer="567" w:gutter="0"/>
          <w:cols w:space="720"/>
        </w:sectPr>
      </w:pPr>
      <w:r>
        <w:lastRenderedPageBreak/>
        <w:tab/>
      </w:r>
      <w:r w:rsidR="005C3252">
        <w:t>Ukoliko se odabere kreiranje novog XML dokumenta, istim postupkom parsira se prazan AATR XML šablon</w:t>
      </w:r>
      <w:r w:rsidR="001705A1">
        <w:t xml:space="preserve"> (metoda </w:t>
      </w:r>
      <w:r w:rsidR="001705A1" w:rsidRPr="00633B11">
        <w:rPr>
          <w:i/>
        </w:rPr>
        <w:t>create_blank_file</w:t>
      </w:r>
      <w:r w:rsidR="001705A1">
        <w:t>)</w:t>
      </w:r>
      <w:r w:rsidR="005C3252">
        <w:t xml:space="preserve">, što rezultuje </w:t>
      </w:r>
      <w:r w:rsidR="00BA5C56" w:rsidRPr="00BA5C56">
        <w:rPr>
          <w:i/>
        </w:rPr>
        <w:t>Python</w:t>
      </w:r>
      <w:r w:rsidR="00BA5C56">
        <w:t xml:space="preserve"> </w:t>
      </w:r>
      <w:r w:rsidR="005C3252">
        <w:t>rečnikom koji sadrži</w:t>
      </w:r>
      <w:r w:rsidR="001705A1">
        <w:t xml:space="preserve"> ispravnu hijerarhiju, ali</w:t>
      </w:r>
      <w:r w:rsidR="005C3252">
        <w:t xml:space="preserve"> prazne vrednosti elemenata.</w:t>
      </w:r>
    </w:p>
    <w:p w14:paraId="154CE1D2" w14:textId="77777777" w:rsidR="00914D0C" w:rsidDel="009F21F1" w:rsidRDefault="007251D2" w:rsidP="007251D2">
      <w:pPr>
        <w:ind w:firstLine="0"/>
        <w:rPr>
          <w:del w:id="634" w:author="sstojanovic" w:date="2019-10-21T11:50:00Z"/>
        </w:rPr>
      </w:pPr>
      <w:r>
        <w:lastRenderedPageBreak/>
        <w:tab/>
      </w:r>
      <w:r w:rsidR="00914D0C">
        <w:t xml:space="preserve">Sledeće, u funkciji </w:t>
      </w:r>
      <w:r w:rsidR="00914D0C" w:rsidRPr="00633B11">
        <w:rPr>
          <w:i/>
        </w:rPr>
        <w:t>tree_fill</w:t>
      </w:r>
      <w:r w:rsidR="00FB70B5">
        <w:t xml:space="preserve"> </w:t>
      </w:r>
      <w:r w:rsidR="00914D0C">
        <w:t xml:space="preserve">se popunjava kreirani objekat klase stabla podacima iz dobijenog ugnježdenog rečnika, postavlja se proširen prikaz korenskog čvora stabla, i automatski se </w:t>
      </w:r>
      <w:proofErr w:type="gramStart"/>
      <w:r w:rsidR="00914D0C">
        <w:t>na</w:t>
      </w:r>
      <w:proofErr w:type="gramEnd"/>
      <w:r w:rsidR="00914D0C">
        <w:t xml:space="preserve"> njega postavlja </w:t>
      </w:r>
      <w:r w:rsidR="00DD1645">
        <w:t>odabir</w:t>
      </w:r>
      <w:r w:rsidR="00914D0C">
        <w:t>. Postojanje imenskih prostora (</w:t>
      </w:r>
      <w:ins w:id="635" w:author="sstojanovic" w:date="2019-10-29T13:29:00Z">
        <w:r w:rsidR="00DD1645">
          <w:t xml:space="preserve">eng. </w:t>
        </w:r>
      </w:ins>
      <w:r w:rsidR="00FA53E4" w:rsidRPr="00FA53E4">
        <w:rPr>
          <w:i/>
          <w:rPrChange w:id="636" w:author="sstojanovic" w:date="2019-10-29T13:29:00Z">
            <w:rPr/>
          </w:rPrChange>
        </w:rPr>
        <w:t>namespace</w:t>
      </w:r>
      <w:r w:rsidR="00914D0C">
        <w:t xml:space="preserve">) u XML dokumentu može dodatno poremetiti parsiranje i rad </w:t>
      </w:r>
      <w:proofErr w:type="gramStart"/>
      <w:r w:rsidR="00914D0C">
        <w:t>sa</w:t>
      </w:r>
      <w:proofErr w:type="gramEnd"/>
      <w:r w:rsidR="00914D0C">
        <w:t xml:space="preserve"> njegovim elementima. Da bi se to eliminisalo, funkcija </w:t>
      </w:r>
      <w:r w:rsidR="00914D0C" w:rsidRPr="00633B11">
        <w:rPr>
          <w:i/>
        </w:rPr>
        <w:t>del_namespace</w:t>
      </w:r>
      <w:r w:rsidR="00914D0C">
        <w:t xml:space="preserve"> se koristi za uklanjanje imenskog prostora iz naziva elemenata, ukoliko on postoji. Nakon ovog postupka nazivi svih elemenata ugnježdenog rečnika predstavljaju same naz</w:t>
      </w:r>
      <w:r w:rsidR="007A21E0">
        <w:t>i</w:t>
      </w:r>
      <w:r w:rsidR="00073145">
        <w:t>ve odgovarajućih XML elemenata. I</w:t>
      </w:r>
      <w:r w:rsidR="001705A1">
        <w:t xml:space="preserve">menski prostor se ponovo dodaje </w:t>
      </w:r>
      <w:proofErr w:type="gramStart"/>
      <w:r w:rsidR="001705A1">
        <w:t>na</w:t>
      </w:r>
      <w:proofErr w:type="gramEnd"/>
      <w:r w:rsidR="001705A1">
        <w:t xml:space="preserve"> XML tagove </w:t>
      </w:r>
      <w:r w:rsidR="001705A1" w:rsidRPr="00633B11">
        <w:rPr>
          <w:i/>
        </w:rPr>
        <w:t>jinja2</w:t>
      </w:r>
      <w:r w:rsidR="001705A1">
        <w:t xml:space="preserve"> šablonom, prilikom čuvanja datoteke</w:t>
      </w:r>
      <w:r w:rsidR="00695C67">
        <w:t>, čime se sprečava njegov</w:t>
      </w:r>
      <w:r w:rsidR="00073145">
        <w:t xml:space="preserve"> gubitak</w:t>
      </w:r>
      <w:r w:rsidR="001705A1">
        <w:t>.</w:t>
      </w:r>
      <w:del w:id="637" w:author="sstojanovic" w:date="2019-09-30T15:16:00Z">
        <w:r w:rsidR="007A21E0" w:rsidDel="00BD3BD7">
          <w:delText xml:space="preserve"> </w:delText>
        </w:r>
      </w:del>
      <w:r w:rsidR="00914D0C">
        <w:t xml:space="preserve"> Na kraju se omogućava pristup alatima za dodavanje i uklanjanje čvorova, generisanje liste izveštaja i PDF dokumenta, dodaje se naziv učitane XML datoteke </w:t>
      </w:r>
      <w:proofErr w:type="gramStart"/>
      <w:r w:rsidR="00914D0C">
        <w:t>na</w:t>
      </w:r>
      <w:proofErr w:type="gramEnd"/>
      <w:r w:rsidR="00914D0C">
        <w:t xml:space="preserve"> naslov prozora aplikacije, i čeka se unos korisnika.</w:t>
      </w:r>
    </w:p>
    <w:p w14:paraId="417FF281" w14:textId="77777777" w:rsidR="00914D0C" w:rsidDel="009F21F1" w:rsidRDefault="00914D0C" w:rsidP="007251D2">
      <w:pPr>
        <w:jc w:val="left"/>
        <w:rPr>
          <w:del w:id="638" w:author="sstojanovic" w:date="2019-10-21T11:50:00Z"/>
        </w:rPr>
      </w:pPr>
    </w:p>
    <w:p w14:paraId="64872810" w14:textId="77777777" w:rsidR="005D3FD3" w:rsidRDefault="005D3FD3">
      <w:pPr>
        <w:pPrChange w:id="639" w:author="sstojanovic" w:date="2019-10-21T11:50:00Z">
          <w:pPr>
            <w:jc w:val="left"/>
          </w:pPr>
        </w:pPrChange>
      </w:pPr>
    </w:p>
    <w:p w14:paraId="3018C88D" w14:textId="77777777" w:rsidR="000C090F" w:rsidRDefault="00914D0C" w:rsidP="000C090F">
      <w:pPr>
        <w:rPr>
          <w:ins w:id="640" w:author="sstojanovic" w:date="2019-10-29T14:08:00Z"/>
        </w:rPr>
        <w:sectPr w:rsidR="000C090F" w:rsidSect="007251D2">
          <w:type w:val="continuous"/>
          <w:pgSz w:w="11907" w:h="16840" w:code="9"/>
          <w:pgMar w:top="1134" w:right="1418" w:bottom="1134" w:left="1418" w:header="567" w:footer="567" w:gutter="0"/>
          <w:cols w:space="720"/>
        </w:sectPr>
      </w:pPr>
      <w:r>
        <w:br w:type="page"/>
      </w:r>
      <w:r>
        <w:lastRenderedPageBreak/>
        <w:t xml:space="preserve">Pored toga što je adekvatno rešenje za grafički prikaz podataka, objekat klase </w:t>
      </w:r>
      <w:r w:rsidRPr="00804FB2">
        <w:rPr>
          <w:i/>
        </w:rPr>
        <w:t>wx.TreeCtrl</w:t>
      </w:r>
      <w:r>
        <w:t xml:space="preserve"> je pogodan i za čuvanje izmena </w:t>
      </w:r>
      <w:proofErr w:type="gramStart"/>
      <w:r>
        <w:t>na</w:t>
      </w:r>
      <w:proofErr w:type="gramEnd"/>
      <w:r>
        <w:t xml:space="preserve"> čvorovima direktnim uvezivanjem čvora i odgovarajuće </w:t>
      </w:r>
      <w:r w:rsidR="00E87898">
        <w:t>vrednosti. Naime, svo čitanje</w:t>
      </w:r>
      <w:r>
        <w:t xml:space="preserve"> i pisanje podataka u učitanu datoteku realizovano je preko samog objekta stabla. Time je postignuto da je objekat stabla podataka osnov</w:t>
      </w:r>
      <w:r w:rsidR="00003C05">
        <w:t>a za sve operacije vezane za izmenu i unos podataka</w:t>
      </w:r>
      <w:r>
        <w:t xml:space="preserve"> – prilikom svake izmene tekstualnog polja </w:t>
      </w:r>
      <w:proofErr w:type="gramStart"/>
      <w:r>
        <w:t>sa</w:t>
      </w:r>
      <w:proofErr w:type="gramEnd"/>
      <w:r>
        <w:t xml:space="preserve"> desne strane prozora aplikacije, u funkciji </w:t>
      </w:r>
      <w:r w:rsidRPr="007C7127">
        <w:rPr>
          <w:i/>
        </w:rPr>
        <w:t>on_edit</w:t>
      </w:r>
      <w:r>
        <w:t xml:space="preserve"> odmah se uvezuju novi podaci sa odgovarajućim čvorom stabla. Uz pomoć imena čvora, koje se dobija pozivom </w:t>
      </w:r>
      <w:r w:rsidR="008635A5">
        <w:t>metode</w:t>
      </w:r>
      <w:r w:rsidR="00820AF5">
        <w:t xml:space="preserve"> objekta klase stabla</w:t>
      </w:r>
      <w:r w:rsidR="00C02207">
        <w:t>,</w:t>
      </w:r>
      <w:r>
        <w:t xml:space="preserve"> </w:t>
      </w:r>
      <w:r w:rsidR="007C7127">
        <w:rPr>
          <w:i/>
        </w:rPr>
        <w:t>GetItemText</w:t>
      </w:r>
      <w:r w:rsidRPr="00804FB2">
        <w:rPr>
          <w:i/>
        </w:rPr>
        <w:t>,</w:t>
      </w:r>
      <w:r>
        <w:t xml:space="preserve"> pristupa se čvoru stabla i stara vrednost podatka čvora zamenjuje se novom, pozivom </w:t>
      </w:r>
      <w:r w:rsidR="008635A5">
        <w:t>metode</w:t>
      </w:r>
      <w:r>
        <w:t xml:space="preserve"> </w:t>
      </w:r>
      <w:r w:rsidRPr="00804FB2">
        <w:rPr>
          <w:i/>
        </w:rPr>
        <w:t>SetItemData</w:t>
      </w:r>
      <w:r w:rsidRPr="00804FB2">
        <w:t>.</w:t>
      </w:r>
      <w:r>
        <w:t xml:space="preserve"> Ukoliko je menjano polje sa nazivom 'Name' jednog od čvorova sa zajedničkim nazivom (</w:t>
      </w:r>
      <w:r w:rsidRPr="00633B11">
        <w:t>TestCase</w:t>
      </w:r>
      <w:r>
        <w:t xml:space="preserve">, </w:t>
      </w:r>
      <w:r w:rsidRPr="00633B11">
        <w:t>Acronym</w:t>
      </w:r>
      <w:r>
        <w:t xml:space="preserve">, </w:t>
      </w:r>
      <w:r w:rsidRPr="00633B11">
        <w:t>Reference</w:t>
      </w:r>
      <w:r>
        <w:t xml:space="preserve"> itd.), funkcijom </w:t>
      </w:r>
      <w:r w:rsidRPr="00633B11">
        <w:rPr>
          <w:i/>
        </w:rPr>
        <w:t>update_name</w:t>
      </w:r>
      <w:r>
        <w:t xml:space="preserve"> se nazivu čvora u stablu sa leve strane prozora dodaje uneseni naziv između srednjih zagrada '</w:t>
      </w:r>
      <w:r w:rsidR="00FA53E4" w:rsidRPr="00FA53E4">
        <w:rPr>
          <w:i/>
          <w:rPrChange w:id="641" w:author="sstojanovic" w:date="2019-10-29T13:30:00Z">
            <w:rPr/>
          </w:rPrChange>
        </w:rPr>
        <w:t>[]</w:t>
      </w:r>
      <w:r>
        <w:t xml:space="preserve">', čime se ostvaruje lakši pregled čvorova stabla sa identičnim nazivom. U slučaju jednog </w:t>
      </w:r>
      <w:proofErr w:type="gramStart"/>
      <w:r>
        <w:t>od</w:t>
      </w:r>
      <w:proofErr w:type="gramEnd"/>
      <w:r>
        <w:t xml:space="preserve"> čvorova sa nazivom 'Revision' ova funkcija uzima vrednost polja 'Date'.</w:t>
      </w:r>
    </w:p>
    <w:p w14:paraId="41D2A1CA" w14:textId="77777777" w:rsidR="00914D0C" w:rsidDel="000C090F" w:rsidRDefault="00914D0C" w:rsidP="00F87187">
      <w:pPr>
        <w:rPr>
          <w:del w:id="642" w:author="sstojanovic" w:date="2019-10-29T14:08:00Z"/>
        </w:rPr>
      </w:pPr>
    </w:p>
    <w:p w14:paraId="489590AF" w14:textId="77777777" w:rsidR="00914D0C" w:rsidRDefault="00914D0C" w:rsidP="000C090F">
      <w:r>
        <w:t>U sledećoj tabeli</w:t>
      </w:r>
      <w:ins w:id="643" w:author="sstojanovic" w:date="2019-10-01T12:02:00Z">
        <w:r w:rsidR="002576F0">
          <w:t xml:space="preserve"> </w:t>
        </w:r>
      </w:ins>
      <w:ins w:id="644" w:author="sstojanovic" w:date="2019-10-01T12:03:00Z">
        <w:r w:rsidR="002576F0">
          <w:t>(Tabela 4.1)</w:t>
        </w:r>
      </w:ins>
      <w:r>
        <w:t xml:space="preserve"> dat je pregled metoda za dodavanje praznih elemenata u stablo. Tabela sadrži</w:t>
      </w:r>
      <w:r w:rsidR="00682C3C" w:rsidRPr="00682C3C">
        <w:t xml:space="preserve"> </w:t>
      </w:r>
      <w:r w:rsidR="009F629D">
        <w:t>naziv elementa za dodavanje,</w:t>
      </w:r>
      <w:r>
        <w:t xml:space="preserve"> naziv metode, naziv </w:t>
      </w:r>
      <w:r w:rsidRPr="00FB70B5">
        <w:rPr>
          <w:i/>
        </w:rPr>
        <w:t>jinja2</w:t>
      </w:r>
      <w:r>
        <w:t xml:space="preserve"> šablona korišćenog za učitavanje strukture novog elementa</w:t>
      </w:r>
      <w:r w:rsidR="00D96626">
        <w:t xml:space="preserve"> (formata </w:t>
      </w:r>
      <w:r w:rsidR="00D96626" w:rsidRPr="00633B11">
        <w:rPr>
          <w:i/>
        </w:rPr>
        <w:t>.template</w:t>
      </w:r>
      <w:r w:rsidR="00D96626">
        <w:t>)</w:t>
      </w:r>
      <w:r>
        <w:t xml:space="preserve">, </w:t>
      </w:r>
      <w:r w:rsidR="004A18B9">
        <w:t>i</w:t>
      </w:r>
      <w:r>
        <w:t xml:space="preserve"> matičnog </w:t>
      </w:r>
      <w:r w:rsidR="00361D5E">
        <w:t>elementa</w:t>
      </w:r>
      <w:r>
        <w:t xml:space="preserve"> </w:t>
      </w:r>
      <w:proofErr w:type="gramStart"/>
      <w:r>
        <w:t>na</w:t>
      </w:r>
      <w:proofErr w:type="gramEnd"/>
      <w:r>
        <w:t xml:space="preserve"> koji se </w:t>
      </w:r>
      <w:r w:rsidR="00361D5E">
        <w:t xml:space="preserve">novi element </w:t>
      </w:r>
      <w:r>
        <w:t>dodaje. Sve navedene metode f</w:t>
      </w:r>
      <w:r w:rsidR="005C3252">
        <w:t xml:space="preserve">unkcionišu </w:t>
      </w:r>
      <w:r w:rsidR="00D96626">
        <w:t>isto</w:t>
      </w:r>
      <w:r w:rsidR="005C3252">
        <w:t xml:space="preserve"> kao već</w:t>
      </w:r>
      <w:r>
        <w:t xml:space="preserve"> opisana metoda </w:t>
      </w:r>
      <w:r w:rsidRPr="00804FB2">
        <w:rPr>
          <w:i/>
        </w:rPr>
        <w:t>tree_fill</w:t>
      </w:r>
      <w:r>
        <w:t>.</w:t>
      </w:r>
    </w:p>
    <w:p w14:paraId="2CDC5C4C" w14:textId="77777777" w:rsidR="00CA0FFD" w:rsidRPr="00F26E18" w:rsidRDefault="00CA0FFD" w:rsidP="00D96626">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2180"/>
        <w:gridCol w:w="2873"/>
        <w:gridCol w:w="1414"/>
      </w:tblGrid>
      <w:tr w:rsidR="00D678E8" w14:paraId="5C7F0206" w14:textId="77777777" w:rsidTr="00D678E8">
        <w:tc>
          <w:tcPr>
            <w:tcW w:w="2321" w:type="dxa"/>
          </w:tcPr>
          <w:p w14:paraId="1CCD9778" w14:textId="77777777" w:rsidR="00682C3C" w:rsidRPr="00D678E8" w:rsidRDefault="00682C3C" w:rsidP="00D678E8">
            <w:pPr>
              <w:spacing w:after="120" w:line="240" w:lineRule="auto"/>
              <w:ind w:firstLine="0"/>
              <w:jc w:val="center"/>
              <w:rPr>
                <w:b/>
              </w:rPr>
            </w:pPr>
            <w:r w:rsidRPr="00D678E8">
              <w:rPr>
                <w:b/>
              </w:rPr>
              <w:t>Element</w:t>
            </w:r>
          </w:p>
        </w:tc>
        <w:tc>
          <w:tcPr>
            <w:tcW w:w="2322" w:type="dxa"/>
          </w:tcPr>
          <w:p w14:paraId="1638917E" w14:textId="77777777" w:rsidR="00682C3C" w:rsidRPr="00D678E8" w:rsidRDefault="00682C3C" w:rsidP="00D678E8">
            <w:pPr>
              <w:spacing w:after="120" w:line="240" w:lineRule="auto"/>
              <w:ind w:firstLine="0"/>
              <w:jc w:val="center"/>
              <w:rPr>
                <w:b/>
              </w:rPr>
            </w:pPr>
            <w:r w:rsidRPr="00D678E8">
              <w:rPr>
                <w:b/>
              </w:rPr>
              <w:t>Metoda</w:t>
            </w:r>
          </w:p>
        </w:tc>
        <w:tc>
          <w:tcPr>
            <w:tcW w:w="2322" w:type="dxa"/>
          </w:tcPr>
          <w:p w14:paraId="13323969" w14:textId="77777777" w:rsidR="00682C3C" w:rsidRPr="00D678E8" w:rsidRDefault="00682C3C" w:rsidP="00D678E8">
            <w:pPr>
              <w:spacing w:after="120" w:line="240" w:lineRule="auto"/>
              <w:ind w:firstLine="0"/>
              <w:jc w:val="center"/>
              <w:rPr>
                <w:b/>
              </w:rPr>
            </w:pPr>
            <w:r w:rsidRPr="00D678E8">
              <w:rPr>
                <w:b/>
              </w:rPr>
              <w:t>Matični čvor</w:t>
            </w:r>
            <w:r w:rsidR="00651580" w:rsidRPr="00D678E8">
              <w:rPr>
                <w:b/>
              </w:rPr>
              <w:t>ovi</w:t>
            </w:r>
          </w:p>
        </w:tc>
        <w:tc>
          <w:tcPr>
            <w:tcW w:w="2322" w:type="dxa"/>
          </w:tcPr>
          <w:p w14:paraId="08D13230" w14:textId="77777777" w:rsidR="00682C3C" w:rsidRPr="00D678E8" w:rsidRDefault="00682C3C" w:rsidP="00D678E8">
            <w:pPr>
              <w:spacing w:after="120" w:line="240" w:lineRule="auto"/>
              <w:ind w:firstLine="0"/>
              <w:jc w:val="center"/>
              <w:rPr>
                <w:b/>
              </w:rPr>
            </w:pPr>
            <w:r w:rsidRPr="00D678E8">
              <w:rPr>
                <w:b/>
              </w:rPr>
              <w:t>Šablon</w:t>
            </w:r>
          </w:p>
        </w:tc>
      </w:tr>
      <w:tr w:rsidR="00D678E8" w14:paraId="3647A7CE" w14:textId="77777777" w:rsidTr="00D678E8">
        <w:tc>
          <w:tcPr>
            <w:tcW w:w="2321" w:type="dxa"/>
          </w:tcPr>
          <w:p w14:paraId="0F7D8EED" w14:textId="77777777" w:rsidR="00682C3C" w:rsidRDefault="00F26E18" w:rsidP="00D678E8">
            <w:pPr>
              <w:spacing w:after="120" w:line="240" w:lineRule="auto"/>
              <w:ind w:firstLine="0"/>
              <w:jc w:val="center"/>
            </w:pPr>
            <w:r>
              <w:t>&lt;</w:t>
            </w:r>
            <w:r w:rsidR="00682C3C">
              <w:t>TestCase</w:t>
            </w:r>
            <w:r>
              <w:t>&gt;</w:t>
            </w:r>
          </w:p>
        </w:tc>
        <w:tc>
          <w:tcPr>
            <w:tcW w:w="2322" w:type="dxa"/>
          </w:tcPr>
          <w:p w14:paraId="5EE0DF68" w14:textId="77777777" w:rsidR="00682C3C" w:rsidRPr="00804FB2" w:rsidRDefault="00682C3C" w:rsidP="00D678E8">
            <w:pPr>
              <w:spacing w:after="120" w:line="240" w:lineRule="auto"/>
              <w:ind w:firstLine="0"/>
              <w:jc w:val="center"/>
              <w:rPr>
                <w:i/>
              </w:rPr>
            </w:pPr>
            <w:r w:rsidRPr="00804FB2">
              <w:rPr>
                <w:i/>
              </w:rPr>
              <w:t>add_test_case</w:t>
            </w:r>
          </w:p>
        </w:tc>
        <w:tc>
          <w:tcPr>
            <w:tcW w:w="2322" w:type="dxa"/>
          </w:tcPr>
          <w:p w14:paraId="73E7734B" w14:textId="77777777" w:rsidR="00682C3C" w:rsidRDefault="00F26E18" w:rsidP="00D678E8">
            <w:pPr>
              <w:spacing w:after="120" w:line="240" w:lineRule="auto"/>
              <w:ind w:firstLine="0"/>
              <w:jc w:val="center"/>
            </w:pPr>
            <w:r>
              <w:t>&lt;</w:t>
            </w:r>
            <w:r w:rsidR="00D96626">
              <w:t>Test</w:t>
            </w:r>
            <w:r>
              <w:t>&gt;</w:t>
            </w:r>
          </w:p>
        </w:tc>
        <w:tc>
          <w:tcPr>
            <w:tcW w:w="2322" w:type="dxa"/>
          </w:tcPr>
          <w:p w14:paraId="113EEE46" w14:textId="77777777" w:rsidR="00682C3C" w:rsidRDefault="00D96626" w:rsidP="00D678E8">
            <w:pPr>
              <w:spacing w:after="120" w:line="240" w:lineRule="auto"/>
              <w:ind w:firstLine="0"/>
              <w:jc w:val="center"/>
            </w:pPr>
            <w:r>
              <w:t>test_case</w:t>
            </w:r>
          </w:p>
        </w:tc>
      </w:tr>
      <w:tr w:rsidR="00D678E8" w14:paraId="6905668D" w14:textId="77777777" w:rsidTr="00D678E8">
        <w:tc>
          <w:tcPr>
            <w:tcW w:w="2321" w:type="dxa"/>
          </w:tcPr>
          <w:p w14:paraId="75FD6266" w14:textId="77777777" w:rsidR="00682C3C" w:rsidRDefault="00F26E18" w:rsidP="00D678E8">
            <w:pPr>
              <w:spacing w:after="120" w:line="240" w:lineRule="auto"/>
              <w:ind w:firstLine="0"/>
              <w:jc w:val="center"/>
            </w:pPr>
            <w:r>
              <w:t>&lt;</w:t>
            </w:r>
            <w:r w:rsidR="00682C3C">
              <w:t>TestCaseTable</w:t>
            </w:r>
            <w:r>
              <w:t>&gt;</w:t>
            </w:r>
          </w:p>
        </w:tc>
        <w:tc>
          <w:tcPr>
            <w:tcW w:w="2322" w:type="dxa"/>
          </w:tcPr>
          <w:p w14:paraId="14B4D7B9" w14:textId="77777777" w:rsidR="00682C3C" w:rsidRPr="00804FB2" w:rsidRDefault="00682C3C" w:rsidP="00D678E8">
            <w:pPr>
              <w:spacing w:after="120" w:line="240" w:lineRule="auto"/>
              <w:ind w:firstLine="0"/>
              <w:jc w:val="left"/>
              <w:rPr>
                <w:i/>
              </w:rPr>
            </w:pPr>
            <w:r w:rsidRPr="00804FB2">
              <w:rPr>
                <w:i/>
              </w:rPr>
              <w:t>add_test_case_table</w:t>
            </w:r>
          </w:p>
        </w:tc>
        <w:tc>
          <w:tcPr>
            <w:tcW w:w="2322" w:type="dxa"/>
          </w:tcPr>
          <w:p w14:paraId="78C480A3" w14:textId="77777777" w:rsidR="00682C3C" w:rsidRDefault="00F26E18" w:rsidP="00D678E8">
            <w:pPr>
              <w:spacing w:after="120" w:line="240" w:lineRule="auto"/>
              <w:ind w:firstLine="0"/>
              <w:jc w:val="center"/>
            </w:pPr>
            <w:r>
              <w:t>&lt;</w:t>
            </w:r>
            <w:r w:rsidR="00D96626">
              <w:t>Test</w:t>
            </w:r>
            <w:r>
              <w:t>&gt;</w:t>
            </w:r>
          </w:p>
        </w:tc>
        <w:tc>
          <w:tcPr>
            <w:tcW w:w="2322" w:type="dxa"/>
          </w:tcPr>
          <w:p w14:paraId="2587E268" w14:textId="77777777" w:rsidR="00682C3C" w:rsidRDefault="00D96626" w:rsidP="00D678E8">
            <w:pPr>
              <w:spacing w:after="120" w:line="240" w:lineRule="auto"/>
              <w:ind w:firstLine="0"/>
              <w:jc w:val="center"/>
            </w:pPr>
            <w:r>
              <w:t>tct</w:t>
            </w:r>
          </w:p>
        </w:tc>
      </w:tr>
      <w:tr w:rsidR="00D678E8" w14:paraId="36ACD0FE" w14:textId="77777777" w:rsidTr="00D678E8">
        <w:tc>
          <w:tcPr>
            <w:tcW w:w="2321" w:type="dxa"/>
          </w:tcPr>
          <w:p w14:paraId="0F3C26F6" w14:textId="77777777" w:rsidR="00682C3C" w:rsidRDefault="00F26E18" w:rsidP="00D678E8">
            <w:pPr>
              <w:spacing w:after="120" w:line="240" w:lineRule="auto"/>
              <w:ind w:firstLine="0"/>
              <w:jc w:val="center"/>
            </w:pPr>
            <w:r>
              <w:t>&lt;</w:t>
            </w:r>
            <w:r w:rsidR="00682C3C">
              <w:t>TableRow</w:t>
            </w:r>
            <w:r>
              <w:t>&gt;</w:t>
            </w:r>
          </w:p>
        </w:tc>
        <w:tc>
          <w:tcPr>
            <w:tcW w:w="2322" w:type="dxa"/>
          </w:tcPr>
          <w:p w14:paraId="11AF68E3" w14:textId="77777777" w:rsidR="00682C3C" w:rsidRPr="00804FB2" w:rsidRDefault="00682C3C" w:rsidP="00D678E8">
            <w:pPr>
              <w:spacing w:after="120" w:line="240" w:lineRule="auto"/>
              <w:ind w:firstLine="0"/>
              <w:jc w:val="center"/>
              <w:rPr>
                <w:i/>
              </w:rPr>
            </w:pPr>
            <w:r w:rsidRPr="00804FB2">
              <w:rPr>
                <w:i/>
              </w:rPr>
              <w:t>add_table_row</w:t>
            </w:r>
          </w:p>
        </w:tc>
        <w:tc>
          <w:tcPr>
            <w:tcW w:w="2322" w:type="dxa"/>
          </w:tcPr>
          <w:p w14:paraId="115784D0" w14:textId="77777777" w:rsidR="00682C3C" w:rsidRDefault="00F26E18" w:rsidP="00D678E8">
            <w:pPr>
              <w:spacing w:after="120" w:line="240" w:lineRule="auto"/>
              <w:ind w:firstLine="0"/>
              <w:jc w:val="center"/>
            </w:pPr>
            <w:r>
              <w:t>&lt;</w:t>
            </w:r>
            <w:r w:rsidR="00D96626">
              <w:t>TestCaseTable</w:t>
            </w:r>
            <w:r>
              <w:t>&gt;</w:t>
            </w:r>
          </w:p>
        </w:tc>
        <w:tc>
          <w:tcPr>
            <w:tcW w:w="2322" w:type="dxa"/>
          </w:tcPr>
          <w:p w14:paraId="658EE9D1" w14:textId="77777777" w:rsidR="00682C3C" w:rsidRDefault="00482A09" w:rsidP="00D678E8">
            <w:pPr>
              <w:spacing w:after="120" w:line="240" w:lineRule="auto"/>
              <w:ind w:firstLine="0"/>
              <w:jc w:val="center"/>
            </w:pPr>
            <w:r>
              <w:t>/</w:t>
            </w:r>
          </w:p>
        </w:tc>
      </w:tr>
      <w:tr w:rsidR="00D678E8" w14:paraId="6713F32D" w14:textId="77777777" w:rsidTr="00D678E8">
        <w:tc>
          <w:tcPr>
            <w:tcW w:w="2321" w:type="dxa"/>
          </w:tcPr>
          <w:p w14:paraId="1EDA607D" w14:textId="77777777" w:rsidR="00682C3C" w:rsidRDefault="00F26E18" w:rsidP="00D678E8">
            <w:pPr>
              <w:spacing w:after="120" w:line="240" w:lineRule="auto"/>
              <w:ind w:firstLine="0"/>
              <w:jc w:val="center"/>
            </w:pPr>
            <w:r>
              <w:t>&lt;</w:t>
            </w:r>
            <w:r w:rsidR="00682C3C">
              <w:t>TableCell</w:t>
            </w:r>
            <w:r>
              <w:t>&gt;</w:t>
            </w:r>
          </w:p>
        </w:tc>
        <w:tc>
          <w:tcPr>
            <w:tcW w:w="2322" w:type="dxa"/>
          </w:tcPr>
          <w:p w14:paraId="3AB46870" w14:textId="77777777" w:rsidR="00682C3C" w:rsidRPr="00804FB2" w:rsidRDefault="00682C3C" w:rsidP="00D678E8">
            <w:pPr>
              <w:spacing w:after="120" w:line="240" w:lineRule="auto"/>
              <w:ind w:firstLine="0"/>
              <w:jc w:val="center"/>
              <w:rPr>
                <w:i/>
              </w:rPr>
            </w:pPr>
            <w:r w:rsidRPr="00804FB2">
              <w:rPr>
                <w:i/>
              </w:rPr>
              <w:t>add_table_cell</w:t>
            </w:r>
          </w:p>
        </w:tc>
        <w:tc>
          <w:tcPr>
            <w:tcW w:w="2322" w:type="dxa"/>
          </w:tcPr>
          <w:p w14:paraId="3617600A" w14:textId="77777777" w:rsidR="00682C3C" w:rsidRDefault="00F26E18" w:rsidP="00D678E8">
            <w:pPr>
              <w:spacing w:after="120" w:line="240" w:lineRule="auto"/>
              <w:ind w:firstLine="0"/>
              <w:jc w:val="center"/>
            </w:pPr>
            <w:r>
              <w:t>&lt;</w:t>
            </w:r>
            <w:r w:rsidR="00D96626">
              <w:t>TableHeader</w:t>
            </w:r>
            <w:r>
              <w:t>&gt;</w:t>
            </w:r>
          </w:p>
        </w:tc>
        <w:tc>
          <w:tcPr>
            <w:tcW w:w="2322" w:type="dxa"/>
          </w:tcPr>
          <w:p w14:paraId="39CC20D2" w14:textId="77777777" w:rsidR="00682C3C" w:rsidRDefault="00482A09" w:rsidP="00D678E8">
            <w:pPr>
              <w:spacing w:after="120" w:line="240" w:lineRule="auto"/>
              <w:ind w:firstLine="0"/>
              <w:jc w:val="center"/>
            </w:pPr>
            <w:r>
              <w:t>/</w:t>
            </w:r>
          </w:p>
        </w:tc>
      </w:tr>
      <w:tr w:rsidR="00D678E8" w14:paraId="59A9023F" w14:textId="77777777" w:rsidTr="00D678E8">
        <w:tc>
          <w:tcPr>
            <w:tcW w:w="2321" w:type="dxa"/>
          </w:tcPr>
          <w:p w14:paraId="0364EBDB" w14:textId="77777777" w:rsidR="00682C3C" w:rsidRDefault="00F26E18" w:rsidP="00D678E8">
            <w:pPr>
              <w:spacing w:after="120" w:line="240" w:lineRule="auto"/>
              <w:ind w:firstLine="0"/>
              <w:jc w:val="center"/>
            </w:pPr>
            <w:r>
              <w:t>&lt;</w:t>
            </w:r>
            <w:r w:rsidR="00682C3C">
              <w:t>Acronym</w:t>
            </w:r>
            <w:r>
              <w:t>&gt;</w:t>
            </w:r>
          </w:p>
        </w:tc>
        <w:tc>
          <w:tcPr>
            <w:tcW w:w="2322" w:type="dxa"/>
          </w:tcPr>
          <w:p w14:paraId="51B8D041" w14:textId="77777777" w:rsidR="00682C3C" w:rsidRPr="00804FB2" w:rsidRDefault="00682C3C" w:rsidP="00D678E8">
            <w:pPr>
              <w:spacing w:after="120" w:line="240" w:lineRule="auto"/>
              <w:ind w:firstLine="0"/>
              <w:jc w:val="center"/>
              <w:rPr>
                <w:i/>
              </w:rPr>
            </w:pPr>
            <w:r w:rsidRPr="00804FB2">
              <w:rPr>
                <w:i/>
              </w:rPr>
              <w:t>add_acronym</w:t>
            </w:r>
          </w:p>
        </w:tc>
        <w:tc>
          <w:tcPr>
            <w:tcW w:w="2322" w:type="dxa"/>
          </w:tcPr>
          <w:p w14:paraId="3A1A2116" w14:textId="77777777" w:rsidR="00682C3C" w:rsidRDefault="00F26E18" w:rsidP="00D678E8">
            <w:pPr>
              <w:spacing w:after="120" w:line="240" w:lineRule="auto"/>
              <w:ind w:firstLine="0"/>
              <w:jc w:val="center"/>
            </w:pPr>
            <w:r>
              <w:t>&lt;</w:t>
            </w:r>
            <w:r w:rsidR="00D96626">
              <w:t>Acronyms</w:t>
            </w:r>
            <w:r>
              <w:t>&gt;</w:t>
            </w:r>
          </w:p>
        </w:tc>
        <w:tc>
          <w:tcPr>
            <w:tcW w:w="2322" w:type="dxa"/>
          </w:tcPr>
          <w:p w14:paraId="177409CF" w14:textId="77777777" w:rsidR="00682C3C" w:rsidRDefault="00D96626" w:rsidP="00D678E8">
            <w:pPr>
              <w:spacing w:after="120" w:line="240" w:lineRule="auto"/>
              <w:ind w:firstLine="0"/>
              <w:jc w:val="center"/>
            </w:pPr>
            <w:r>
              <w:t>acronym</w:t>
            </w:r>
          </w:p>
        </w:tc>
      </w:tr>
      <w:tr w:rsidR="00D678E8" w14:paraId="120DCB76" w14:textId="77777777" w:rsidTr="00D678E8">
        <w:tc>
          <w:tcPr>
            <w:tcW w:w="2321" w:type="dxa"/>
          </w:tcPr>
          <w:p w14:paraId="43C7FFA1" w14:textId="77777777" w:rsidR="00682C3C" w:rsidRDefault="00F26E18" w:rsidP="00D678E8">
            <w:pPr>
              <w:spacing w:after="120" w:line="240" w:lineRule="auto"/>
              <w:ind w:firstLine="0"/>
              <w:jc w:val="center"/>
            </w:pPr>
            <w:r>
              <w:t>&lt;</w:t>
            </w:r>
            <w:r w:rsidR="00682C3C">
              <w:t>Reference</w:t>
            </w:r>
            <w:r>
              <w:t>&gt;</w:t>
            </w:r>
          </w:p>
        </w:tc>
        <w:tc>
          <w:tcPr>
            <w:tcW w:w="2322" w:type="dxa"/>
          </w:tcPr>
          <w:p w14:paraId="6AA6AE09" w14:textId="77777777" w:rsidR="00682C3C" w:rsidRPr="00804FB2" w:rsidRDefault="00682C3C" w:rsidP="00D678E8">
            <w:pPr>
              <w:spacing w:after="120" w:line="240" w:lineRule="auto"/>
              <w:ind w:firstLine="0"/>
              <w:jc w:val="center"/>
              <w:rPr>
                <w:i/>
              </w:rPr>
            </w:pPr>
            <w:r w:rsidRPr="00804FB2">
              <w:rPr>
                <w:i/>
              </w:rPr>
              <w:t>add_reference</w:t>
            </w:r>
          </w:p>
        </w:tc>
        <w:tc>
          <w:tcPr>
            <w:tcW w:w="2322" w:type="dxa"/>
          </w:tcPr>
          <w:p w14:paraId="176F745A" w14:textId="77777777" w:rsidR="00682C3C" w:rsidRDefault="00F26E18" w:rsidP="00D678E8">
            <w:pPr>
              <w:spacing w:after="120" w:line="240" w:lineRule="auto"/>
              <w:ind w:firstLine="0"/>
              <w:jc w:val="center"/>
            </w:pPr>
            <w:r>
              <w:t>&lt;</w:t>
            </w:r>
            <w:r w:rsidR="00D96626">
              <w:t>References</w:t>
            </w:r>
            <w:r>
              <w:t>&gt;</w:t>
            </w:r>
          </w:p>
        </w:tc>
        <w:tc>
          <w:tcPr>
            <w:tcW w:w="2322" w:type="dxa"/>
          </w:tcPr>
          <w:p w14:paraId="29CF5572" w14:textId="77777777" w:rsidR="00682C3C" w:rsidRDefault="00D96626" w:rsidP="00D678E8">
            <w:pPr>
              <w:spacing w:after="120" w:line="240" w:lineRule="auto"/>
              <w:ind w:firstLine="0"/>
              <w:jc w:val="center"/>
            </w:pPr>
            <w:r>
              <w:t>reference</w:t>
            </w:r>
          </w:p>
        </w:tc>
      </w:tr>
      <w:tr w:rsidR="00D678E8" w14:paraId="60F624B5" w14:textId="77777777" w:rsidTr="00D678E8">
        <w:tc>
          <w:tcPr>
            <w:tcW w:w="2321" w:type="dxa"/>
          </w:tcPr>
          <w:p w14:paraId="36432790" w14:textId="77777777" w:rsidR="00682C3C" w:rsidRDefault="00F26E18" w:rsidP="00D678E8">
            <w:pPr>
              <w:spacing w:after="120" w:line="240" w:lineRule="auto"/>
              <w:ind w:firstLine="0"/>
              <w:jc w:val="center"/>
            </w:pPr>
            <w:r>
              <w:t>&lt;</w:t>
            </w:r>
            <w:r w:rsidR="00682C3C">
              <w:t>TestArtefact</w:t>
            </w:r>
            <w:r>
              <w:t>&gt;</w:t>
            </w:r>
          </w:p>
        </w:tc>
        <w:tc>
          <w:tcPr>
            <w:tcW w:w="2322" w:type="dxa"/>
          </w:tcPr>
          <w:p w14:paraId="495193E8" w14:textId="77777777" w:rsidR="00682C3C" w:rsidRPr="00804FB2" w:rsidRDefault="00682C3C" w:rsidP="00D678E8">
            <w:pPr>
              <w:spacing w:after="120" w:line="240" w:lineRule="auto"/>
              <w:ind w:firstLine="0"/>
              <w:jc w:val="center"/>
              <w:rPr>
                <w:i/>
              </w:rPr>
            </w:pPr>
            <w:r w:rsidRPr="00804FB2">
              <w:rPr>
                <w:i/>
              </w:rPr>
              <w:t>add_ta</w:t>
            </w:r>
          </w:p>
        </w:tc>
        <w:tc>
          <w:tcPr>
            <w:tcW w:w="2322" w:type="dxa"/>
          </w:tcPr>
          <w:p w14:paraId="59A407E4" w14:textId="77777777" w:rsidR="00D96626" w:rsidRDefault="00F26E18" w:rsidP="00D678E8">
            <w:pPr>
              <w:spacing w:after="120" w:line="240" w:lineRule="auto"/>
              <w:ind w:firstLine="0"/>
              <w:jc w:val="center"/>
            </w:pPr>
            <w:r>
              <w:t>&lt;</w:t>
            </w:r>
            <w:r w:rsidR="00D96626">
              <w:t>IntegratorsTestArtefacts</w:t>
            </w:r>
            <w:r>
              <w:t>&gt;</w:t>
            </w:r>
          </w:p>
          <w:p w14:paraId="04CFA327" w14:textId="77777777" w:rsidR="00651580" w:rsidRDefault="00651580" w:rsidP="00D678E8">
            <w:pPr>
              <w:spacing w:after="120" w:line="240" w:lineRule="auto"/>
              <w:ind w:firstLine="0"/>
              <w:jc w:val="center"/>
            </w:pPr>
            <w:r>
              <w:t>&lt;SuppliersTestArtefacts&gt;</w:t>
            </w:r>
          </w:p>
        </w:tc>
        <w:tc>
          <w:tcPr>
            <w:tcW w:w="2322" w:type="dxa"/>
          </w:tcPr>
          <w:p w14:paraId="2CB2C32B" w14:textId="77777777" w:rsidR="00682C3C" w:rsidRDefault="00D96626" w:rsidP="00D678E8">
            <w:pPr>
              <w:spacing w:after="120" w:line="240" w:lineRule="auto"/>
              <w:ind w:firstLine="0"/>
              <w:jc w:val="center"/>
            </w:pPr>
            <w:r>
              <w:t>test_artefact</w:t>
            </w:r>
          </w:p>
        </w:tc>
      </w:tr>
      <w:tr w:rsidR="00D678E8" w14:paraId="40B85B71" w14:textId="77777777" w:rsidTr="00D678E8">
        <w:tc>
          <w:tcPr>
            <w:tcW w:w="2321" w:type="dxa"/>
          </w:tcPr>
          <w:p w14:paraId="5DEB16A8" w14:textId="77777777" w:rsidR="00682C3C" w:rsidRDefault="00F26E18" w:rsidP="00D678E8">
            <w:pPr>
              <w:spacing w:after="120" w:line="240" w:lineRule="auto"/>
              <w:ind w:firstLine="0"/>
              <w:jc w:val="center"/>
            </w:pPr>
            <w:r>
              <w:t>&lt;</w:t>
            </w:r>
            <w:r w:rsidR="00682C3C">
              <w:t>AdditionalTool</w:t>
            </w:r>
            <w:r>
              <w:t>&gt;</w:t>
            </w:r>
          </w:p>
        </w:tc>
        <w:tc>
          <w:tcPr>
            <w:tcW w:w="2322" w:type="dxa"/>
          </w:tcPr>
          <w:p w14:paraId="1ED1223F" w14:textId="77777777" w:rsidR="00682C3C" w:rsidRPr="00804FB2" w:rsidRDefault="00682C3C" w:rsidP="00D678E8">
            <w:pPr>
              <w:spacing w:after="120" w:line="240" w:lineRule="auto"/>
              <w:ind w:firstLine="720"/>
              <w:jc w:val="left"/>
              <w:rPr>
                <w:i/>
              </w:rPr>
            </w:pPr>
            <w:r w:rsidRPr="00804FB2">
              <w:rPr>
                <w:i/>
              </w:rPr>
              <w:t>add_tool</w:t>
            </w:r>
          </w:p>
        </w:tc>
        <w:tc>
          <w:tcPr>
            <w:tcW w:w="2322" w:type="dxa"/>
          </w:tcPr>
          <w:p w14:paraId="581B7DFD" w14:textId="77777777" w:rsidR="00682C3C" w:rsidRDefault="00F26E18" w:rsidP="00D678E8">
            <w:pPr>
              <w:spacing w:after="120" w:line="240" w:lineRule="auto"/>
              <w:ind w:firstLine="0"/>
              <w:jc w:val="left"/>
            </w:pPr>
            <w:r>
              <w:t>&lt;</w:t>
            </w:r>
            <w:r w:rsidR="00D96626">
              <w:t>AdditionalSoftwareUsed</w:t>
            </w:r>
            <w:r>
              <w:t>&gt;</w:t>
            </w:r>
          </w:p>
        </w:tc>
        <w:tc>
          <w:tcPr>
            <w:tcW w:w="2322" w:type="dxa"/>
          </w:tcPr>
          <w:p w14:paraId="31BD281B" w14:textId="77777777" w:rsidR="00682C3C" w:rsidRDefault="00D96626" w:rsidP="00D678E8">
            <w:pPr>
              <w:spacing w:after="120" w:line="240" w:lineRule="auto"/>
              <w:ind w:firstLine="0"/>
              <w:jc w:val="center"/>
            </w:pPr>
            <w:r>
              <w:t>add_tool</w:t>
            </w:r>
          </w:p>
        </w:tc>
      </w:tr>
      <w:tr w:rsidR="00D678E8" w14:paraId="08EEB134" w14:textId="77777777" w:rsidTr="00D678E8">
        <w:tc>
          <w:tcPr>
            <w:tcW w:w="2321" w:type="dxa"/>
          </w:tcPr>
          <w:p w14:paraId="7B98CA66" w14:textId="77777777" w:rsidR="00682C3C" w:rsidRDefault="00F26E18" w:rsidP="00D678E8">
            <w:pPr>
              <w:spacing w:after="120" w:line="240" w:lineRule="auto"/>
              <w:ind w:firstLine="0"/>
              <w:jc w:val="left"/>
            </w:pPr>
            <w:r>
              <w:t>&lt;</w:t>
            </w:r>
            <w:r w:rsidR="00682C3C">
              <w:t>SuppliersAdditionalInfo</w:t>
            </w:r>
            <w:r>
              <w:t>&gt;</w:t>
            </w:r>
          </w:p>
        </w:tc>
        <w:tc>
          <w:tcPr>
            <w:tcW w:w="2322" w:type="dxa"/>
          </w:tcPr>
          <w:p w14:paraId="2F99AEC8" w14:textId="77777777" w:rsidR="00682C3C" w:rsidRPr="00804FB2" w:rsidRDefault="00682C3C" w:rsidP="00D678E8">
            <w:pPr>
              <w:spacing w:after="120" w:line="240" w:lineRule="auto"/>
              <w:ind w:firstLine="0"/>
              <w:jc w:val="center"/>
              <w:rPr>
                <w:i/>
              </w:rPr>
            </w:pPr>
            <w:r w:rsidRPr="00804FB2">
              <w:rPr>
                <w:i/>
              </w:rPr>
              <w:t>add_info</w:t>
            </w:r>
          </w:p>
        </w:tc>
        <w:tc>
          <w:tcPr>
            <w:tcW w:w="2322" w:type="dxa"/>
          </w:tcPr>
          <w:p w14:paraId="35D2EEB9" w14:textId="77777777" w:rsidR="00682C3C" w:rsidRDefault="00F26E18" w:rsidP="00D678E8">
            <w:pPr>
              <w:spacing w:after="120" w:line="240" w:lineRule="auto"/>
              <w:ind w:firstLine="0"/>
              <w:jc w:val="left"/>
            </w:pPr>
            <w:r>
              <w:t>&lt;</w:t>
            </w:r>
            <w:r w:rsidR="00D96626">
              <w:t>SupplierAdditionalInfo</w:t>
            </w:r>
            <w:r>
              <w:t>&gt;</w:t>
            </w:r>
          </w:p>
        </w:tc>
        <w:tc>
          <w:tcPr>
            <w:tcW w:w="2322" w:type="dxa"/>
          </w:tcPr>
          <w:p w14:paraId="781CEE4B" w14:textId="77777777" w:rsidR="00682C3C" w:rsidRDefault="00482A09" w:rsidP="00D678E8">
            <w:pPr>
              <w:spacing w:after="120" w:line="240" w:lineRule="auto"/>
              <w:ind w:firstLine="0"/>
              <w:jc w:val="center"/>
            </w:pPr>
            <w:r>
              <w:t>/</w:t>
            </w:r>
          </w:p>
        </w:tc>
      </w:tr>
      <w:tr w:rsidR="00D678E8" w14:paraId="23EF8AA6" w14:textId="77777777" w:rsidTr="00D678E8">
        <w:tc>
          <w:tcPr>
            <w:tcW w:w="2321" w:type="dxa"/>
          </w:tcPr>
          <w:p w14:paraId="4810D867" w14:textId="77777777" w:rsidR="00682C3C" w:rsidRDefault="00F26E18" w:rsidP="00D678E8">
            <w:pPr>
              <w:spacing w:after="120" w:line="240" w:lineRule="auto"/>
              <w:ind w:firstLine="0"/>
              <w:jc w:val="center"/>
            </w:pPr>
            <w:r>
              <w:t>&lt;</w:t>
            </w:r>
            <w:r w:rsidR="00682C3C">
              <w:t>KnownLimitation</w:t>
            </w:r>
            <w:r>
              <w:t>&gt;</w:t>
            </w:r>
          </w:p>
        </w:tc>
        <w:tc>
          <w:tcPr>
            <w:tcW w:w="2322" w:type="dxa"/>
          </w:tcPr>
          <w:p w14:paraId="494AD051" w14:textId="77777777" w:rsidR="00682C3C" w:rsidRPr="00804FB2" w:rsidRDefault="00682C3C" w:rsidP="00D678E8">
            <w:pPr>
              <w:spacing w:after="120" w:line="240" w:lineRule="auto"/>
              <w:ind w:firstLine="0"/>
              <w:jc w:val="center"/>
              <w:rPr>
                <w:i/>
              </w:rPr>
            </w:pPr>
            <w:r w:rsidRPr="00804FB2">
              <w:rPr>
                <w:i/>
              </w:rPr>
              <w:t>add_known_lim</w:t>
            </w:r>
          </w:p>
        </w:tc>
        <w:tc>
          <w:tcPr>
            <w:tcW w:w="2322" w:type="dxa"/>
          </w:tcPr>
          <w:p w14:paraId="562698A7" w14:textId="77777777" w:rsidR="00682C3C" w:rsidRDefault="00F26E18" w:rsidP="00D678E8">
            <w:pPr>
              <w:spacing w:after="120" w:line="240" w:lineRule="auto"/>
              <w:ind w:firstLine="0"/>
              <w:jc w:val="center"/>
            </w:pPr>
            <w:r>
              <w:t>&lt;</w:t>
            </w:r>
            <w:r w:rsidR="00D96626">
              <w:t>A-AcceptTestReport</w:t>
            </w:r>
            <w:r>
              <w:t>&gt;</w:t>
            </w:r>
          </w:p>
        </w:tc>
        <w:tc>
          <w:tcPr>
            <w:tcW w:w="2322" w:type="dxa"/>
          </w:tcPr>
          <w:p w14:paraId="21BB27B8" w14:textId="77777777" w:rsidR="00682C3C" w:rsidRDefault="00482A09" w:rsidP="00D678E8">
            <w:pPr>
              <w:spacing w:after="120" w:line="240" w:lineRule="auto"/>
              <w:ind w:firstLine="0"/>
              <w:jc w:val="center"/>
            </w:pPr>
            <w:r>
              <w:t>/</w:t>
            </w:r>
          </w:p>
        </w:tc>
      </w:tr>
      <w:tr w:rsidR="00D678E8" w14:paraId="68006C4B" w14:textId="77777777" w:rsidTr="00D678E8">
        <w:tc>
          <w:tcPr>
            <w:tcW w:w="2321" w:type="dxa"/>
          </w:tcPr>
          <w:p w14:paraId="37A6BCC0" w14:textId="77777777" w:rsidR="00682C3C" w:rsidRDefault="00F26E18" w:rsidP="00D678E8">
            <w:pPr>
              <w:spacing w:after="120" w:line="240" w:lineRule="auto"/>
              <w:ind w:firstLine="0"/>
              <w:jc w:val="center"/>
            </w:pPr>
            <w:r>
              <w:t>&lt;</w:t>
            </w:r>
            <w:r w:rsidR="00682C3C">
              <w:t>Revision</w:t>
            </w:r>
            <w:r>
              <w:t>&gt;</w:t>
            </w:r>
          </w:p>
        </w:tc>
        <w:tc>
          <w:tcPr>
            <w:tcW w:w="2322" w:type="dxa"/>
          </w:tcPr>
          <w:p w14:paraId="12A3DF4E" w14:textId="77777777" w:rsidR="00682C3C" w:rsidRPr="00804FB2" w:rsidRDefault="00682C3C" w:rsidP="00D678E8">
            <w:pPr>
              <w:spacing w:after="120" w:line="240" w:lineRule="auto"/>
              <w:ind w:firstLine="0"/>
              <w:jc w:val="center"/>
              <w:rPr>
                <w:i/>
              </w:rPr>
            </w:pPr>
            <w:r w:rsidRPr="00804FB2">
              <w:rPr>
                <w:i/>
              </w:rPr>
              <w:t>add_revision</w:t>
            </w:r>
          </w:p>
        </w:tc>
        <w:tc>
          <w:tcPr>
            <w:tcW w:w="2322" w:type="dxa"/>
          </w:tcPr>
          <w:p w14:paraId="33BA66BD" w14:textId="77777777" w:rsidR="00682C3C" w:rsidRDefault="00F26E18" w:rsidP="00D678E8">
            <w:pPr>
              <w:spacing w:after="120" w:line="240" w:lineRule="auto"/>
              <w:ind w:firstLine="0"/>
              <w:jc w:val="center"/>
            </w:pPr>
            <w:r>
              <w:t>&lt;</w:t>
            </w:r>
            <w:r w:rsidR="00D96626">
              <w:t>Revisions</w:t>
            </w:r>
            <w:r>
              <w:t>&gt;</w:t>
            </w:r>
          </w:p>
        </w:tc>
        <w:tc>
          <w:tcPr>
            <w:tcW w:w="2322" w:type="dxa"/>
          </w:tcPr>
          <w:p w14:paraId="11042B5E" w14:textId="77777777" w:rsidR="00682C3C" w:rsidRDefault="00F26E18" w:rsidP="00DA02B6">
            <w:pPr>
              <w:keepNext/>
              <w:spacing w:after="120" w:line="240" w:lineRule="auto"/>
              <w:ind w:firstLine="0"/>
              <w:jc w:val="center"/>
            </w:pPr>
            <w:r>
              <w:t>revision</w:t>
            </w:r>
          </w:p>
        </w:tc>
      </w:tr>
    </w:tbl>
    <w:p w14:paraId="73476D75" w14:textId="77777777" w:rsidR="00DA02B6" w:rsidRDefault="00DA02B6" w:rsidP="00BA32D2">
      <w:pPr>
        <w:pStyle w:val="Caption"/>
        <w:rPr>
          <w:ins w:id="645" w:author="sstojanovic" w:date="2019-10-01T11:58:00Z"/>
        </w:rPr>
      </w:pPr>
      <w:bookmarkStart w:id="646" w:name="_Toc23253396"/>
      <w:ins w:id="647" w:author="sstojanovic" w:date="2019-10-01T11:58:00Z">
        <w:r>
          <w:t xml:space="preserve">Tabela </w:t>
        </w:r>
        <w:r w:rsidR="00FA53E4">
          <w:fldChar w:fldCharType="begin"/>
        </w:r>
        <w:r>
          <w:instrText xml:space="preserve"> STYLEREF 1 \s </w:instrText>
        </w:r>
      </w:ins>
      <w:r w:rsidR="00FA53E4">
        <w:fldChar w:fldCharType="separate"/>
      </w:r>
      <w:r>
        <w:rPr>
          <w:noProof/>
        </w:rPr>
        <w:t>4</w:t>
      </w:r>
      <w:ins w:id="648" w:author="sstojanovic" w:date="2019-10-01T11:58:00Z">
        <w:r w:rsidR="00FA53E4">
          <w:fldChar w:fldCharType="end"/>
        </w:r>
        <w:r>
          <w:t>.</w:t>
        </w:r>
        <w:r w:rsidR="00FA53E4">
          <w:fldChar w:fldCharType="begin"/>
        </w:r>
        <w:r>
          <w:instrText xml:space="preserve"> SEQ Tabela \* ARABIC \s 1 </w:instrText>
        </w:r>
      </w:ins>
      <w:r w:rsidR="00FA53E4">
        <w:fldChar w:fldCharType="separate"/>
      </w:r>
      <w:ins w:id="649" w:author="sstojanovic" w:date="2019-10-01T11:58:00Z">
        <w:r>
          <w:rPr>
            <w:noProof/>
          </w:rPr>
          <w:t>1</w:t>
        </w:r>
        <w:r w:rsidR="00FA53E4">
          <w:fldChar w:fldCharType="end"/>
        </w:r>
        <w:r>
          <w:t xml:space="preserve"> Metode za dodavanje novih čvorova u stablo podataka</w:t>
        </w:r>
        <w:bookmarkEnd w:id="646"/>
      </w:ins>
    </w:p>
    <w:p w14:paraId="163F1725" w14:textId="77777777" w:rsidR="00914D0C" w:rsidRDefault="00914D0C" w:rsidP="00185110">
      <w:pPr>
        <w:pStyle w:val="Caption"/>
        <w:jc w:val="both"/>
      </w:pPr>
      <w:r>
        <w:br w:type="page"/>
      </w:r>
      <w:r>
        <w:lastRenderedPageBreak/>
        <w:t>Kada se odabe</w:t>
      </w:r>
      <w:r w:rsidR="006D07BE">
        <w:t xml:space="preserve">re opcija </w:t>
      </w:r>
      <w:r w:rsidR="00FA53E4" w:rsidRPr="00FA53E4">
        <w:rPr>
          <w:i/>
          <w:rPrChange w:id="650" w:author="sstojanovic" w:date="2019-10-04T15:05:00Z">
            <w:rPr/>
          </w:rPrChange>
        </w:rPr>
        <w:t>Save</w:t>
      </w:r>
      <w:r w:rsidR="006D07BE">
        <w:t xml:space="preserve"> (</w:t>
      </w:r>
      <w:proofErr w:type="gramStart"/>
      <w:r w:rsidR="006D07BE">
        <w:t>ili</w:t>
      </w:r>
      <w:proofErr w:type="gramEnd"/>
      <w:r w:rsidR="006D07BE">
        <w:t xml:space="preserve"> </w:t>
      </w:r>
      <w:r w:rsidR="00FA53E4" w:rsidRPr="00FA53E4">
        <w:rPr>
          <w:i/>
          <w:rPrChange w:id="651" w:author="sstojanovic" w:date="2019-10-04T15:05:00Z">
            <w:rPr/>
          </w:rPrChange>
        </w:rPr>
        <w:t>Save As...</w:t>
      </w:r>
      <w:r w:rsidR="006D07BE">
        <w:t>)</w:t>
      </w:r>
      <w:r>
        <w:t xml:space="preserve"> i unese željena putanja čuvanja datoteke, poziva se funkcija </w:t>
      </w:r>
      <w:r w:rsidR="00FA53E4" w:rsidRPr="00FA53E4">
        <w:rPr>
          <w:i/>
          <w:rPrChange w:id="652" w:author="sstojanovic" w:date="2019-10-04T15:05:00Z">
            <w:rPr/>
          </w:rPrChange>
        </w:rPr>
        <w:t>save_data</w:t>
      </w:r>
      <w:r>
        <w:t xml:space="preserve">. U ovoj funkciji se, iteracijom kroz sve čvorove, iz stabla svi podaci raspoređuju u objekte odgovarajućih klasa, za šta se takođe koriste pomoćne funkcije </w:t>
      </w:r>
      <w:r w:rsidRPr="009F629D">
        <w:rPr>
          <w:i/>
        </w:rPr>
        <w:t>save_class</w:t>
      </w:r>
      <w:r w:rsidR="009F629D">
        <w:t xml:space="preserve"> </w:t>
      </w:r>
      <w:r>
        <w:t xml:space="preserve">(koja popunjava objekte jedinstvenih klasa) i </w:t>
      </w:r>
      <w:r w:rsidRPr="009F629D">
        <w:rPr>
          <w:i/>
        </w:rPr>
        <w:t>save_instance</w:t>
      </w:r>
      <w:r w:rsidR="00494E2E">
        <w:t xml:space="preserve"> </w:t>
      </w:r>
      <w:r>
        <w:t xml:space="preserve">(koja popunjava objekte koji su instance jedne iste klase, kao što su </w:t>
      </w:r>
      <w:r w:rsidR="00494E2E">
        <w:t xml:space="preserve">TestCase, Acronym, Reference, itd.). </w:t>
      </w:r>
      <w:r w:rsidR="00494E2E" w:rsidRPr="00494E2E">
        <w:t>N</w:t>
      </w:r>
      <w:r w:rsidRPr="00494E2E">
        <w:t>a</w:t>
      </w:r>
      <w:r>
        <w:t xml:space="preserve"> kraju funkcije </w:t>
      </w:r>
      <w:r w:rsidR="00FA53E4" w:rsidRPr="00FA53E4">
        <w:rPr>
          <w:i/>
          <w:rPrChange w:id="653" w:author="sstojanovic" w:date="2019-10-04T15:05:00Z">
            <w:rPr/>
          </w:rPrChange>
        </w:rPr>
        <w:t>save_instance</w:t>
      </w:r>
      <w:r>
        <w:t xml:space="preserve"> popunjena instanca klase se dodaje u odgovarajuću listu objekata jedne klase, radi lakšeg kasnijeg iteriranja. Klase i njihovi atributi su modelovani po uzoru </w:t>
      </w:r>
      <w:proofErr w:type="gramStart"/>
      <w:r>
        <w:t>na</w:t>
      </w:r>
      <w:proofErr w:type="gramEnd"/>
      <w:r>
        <w:t xml:space="preserve"> strukturu AATR XML datoteke.</w:t>
      </w:r>
    </w:p>
    <w:p w14:paraId="0D67A0D0" w14:textId="77777777" w:rsidR="007C7127" w:rsidRDefault="00B53D91" w:rsidP="00F87187">
      <w:r>
        <w:t xml:space="preserve">Samo čuvanje u datoteku </w:t>
      </w:r>
      <w:proofErr w:type="gramStart"/>
      <w:r>
        <w:t>na</w:t>
      </w:r>
      <w:proofErr w:type="gramEnd"/>
      <w:r>
        <w:t xml:space="preserve"> disk</w:t>
      </w:r>
      <w:r w:rsidR="00914D0C">
        <w:t xml:space="preserve"> se obavlja u funkciji </w:t>
      </w:r>
      <w:r w:rsidR="00914D0C" w:rsidRPr="00804FB2">
        <w:rPr>
          <w:i/>
        </w:rPr>
        <w:t>save_to_disk</w:t>
      </w:r>
      <w:r w:rsidR="00914D0C">
        <w:t xml:space="preserve">, unutar koje se prave potrebni objekti klasa za funkcionisanje </w:t>
      </w:r>
      <w:r w:rsidR="00914D0C" w:rsidRPr="00B8120C">
        <w:rPr>
          <w:i/>
        </w:rPr>
        <w:t>jinja2</w:t>
      </w:r>
      <w:r w:rsidR="00914D0C">
        <w:t xml:space="preserve"> šablona (</w:t>
      </w:r>
      <w:r w:rsidR="00FA53E4" w:rsidRPr="00FA53E4">
        <w:rPr>
          <w:i/>
          <w:rPrChange w:id="654" w:author="sstojanovic" w:date="2019-10-04T15:05:00Z">
            <w:rPr/>
          </w:rPrChange>
        </w:rPr>
        <w:t>FileSystemLoader</w:t>
      </w:r>
      <w:r w:rsidR="00914D0C">
        <w:t xml:space="preserve">, </w:t>
      </w:r>
      <w:r w:rsidR="00FA53E4" w:rsidRPr="00FA53E4">
        <w:rPr>
          <w:i/>
          <w:rPrChange w:id="655" w:author="sstojanovic" w:date="2019-10-04T15:06:00Z">
            <w:rPr/>
          </w:rPrChange>
        </w:rPr>
        <w:t>Environment</w:t>
      </w:r>
      <w:r w:rsidR="00914D0C">
        <w:t xml:space="preserve">, </w:t>
      </w:r>
      <w:r w:rsidR="00FA53E4" w:rsidRPr="00FA53E4">
        <w:rPr>
          <w:i/>
          <w:rPrChange w:id="656" w:author="sstojanovic" w:date="2019-10-04T15:06:00Z">
            <w:rPr/>
          </w:rPrChange>
        </w:rPr>
        <w:t>template</w:t>
      </w:r>
      <w:r w:rsidR="00914D0C">
        <w:t xml:space="preserve">), kao i promenljiva context, čija je uloga mapiranje objekata i promenljivih iz python skripte na promenljive u </w:t>
      </w:r>
      <w:r w:rsidR="00914D0C" w:rsidRPr="00B8120C">
        <w:rPr>
          <w:i/>
        </w:rPr>
        <w:t>jinja2</w:t>
      </w:r>
      <w:r w:rsidR="00914D0C">
        <w:t xml:space="preserve"> šablonu. Za elemente </w:t>
      </w:r>
      <w:proofErr w:type="gramStart"/>
      <w:r w:rsidR="00914D0C">
        <w:t>sa</w:t>
      </w:r>
      <w:proofErr w:type="gramEnd"/>
      <w:r w:rsidR="00914D0C">
        <w:t xml:space="preserve"> identičnim nazivima koriste se odgovarajuće liste instanci klase, od kojih svaka predstavlja po jedan element. Konačno, pozivom funkcije </w:t>
      </w:r>
      <w:r w:rsidR="007C7127">
        <w:rPr>
          <w:i/>
        </w:rPr>
        <w:t>render</w:t>
      </w:r>
      <w:r w:rsidR="00914D0C">
        <w:t xml:space="preserve"> klase template, i kreiranjem objekta datoteke i pozivom funkcije </w:t>
      </w:r>
      <w:r w:rsidR="00914D0C" w:rsidRPr="007C7127">
        <w:rPr>
          <w:i/>
        </w:rPr>
        <w:t>write</w:t>
      </w:r>
      <w:r w:rsidR="00914D0C">
        <w:t xml:space="preserve">, </w:t>
      </w:r>
      <w:r w:rsidR="00914D0C" w:rsidRPr="00B8120C">
        <w:rPr>
          <w:i/>
        </w:rPr>
        <w:t>jinja2</w:t>
      </w:r>
      <w:r w:rsidR="00914D0C">
        <w:t xml:space="preserve"> popunjava zadati šablon unesenim podacima iz stabla, čime se </w:t>
      </w:r>
      <w:proofErr w:type="gramStart"/>
      <w:r w:rsidR="00914D0C">
        <w:t>na</w:t>
      </w:r>
      <w:proofErr w:type="gramEnd"/>
      <w:r w:rsidR="00914D0C">
        <w:t xml:space="preserve"> odabranoj putanji na disku dobija rezultujuća XML datoteka.</w:t>
      </w:r>
    </w:p>
    <w:p w14:paraId="5B911225" w14:textId="77777777" w:rsidR="009D0ED1" w:rsidRDefault="007C7127" w:rsidP="00F87187">
      <w:r>
        <w:t xml:space="preserve">U bilo kom momentu moguće je odabrati opciju Settings </w:t>
      </w:r>
      <w:proofErr w:type="gramStart"/>
      <w:r>
        <w:t>sa</w:t>
      </w:r>
      <w:proofErr w:type="gramEnd"/>
      <w:r>
        <w:t xml:space="preserve"> trake sa</w:t>
      </w:r>
      <w:r w:rsidR="00FB70B5">
        <w:t xml:space="preserve"> opcijama</w:t>
      </w:r>
      <w:r>
        <w:t xml:space="preserve">. Tada se pozivom skripte </w:t>
      </w:r>
      <w:r w:rsidRPr="007C7127">
        <w:rPr>
          <w:i/>
        </w:rPr>
        <w:t>dialogs.py</w:t>
      </w:r>
      <w:r>
        <w:t xml:space="preserve"> kreira poseban prozor, koji pruža korisniku mogućnost izbora podrazumevanih putanja za učitavanje </w:t>
      </w:r>
      <w:r w:rsidR="004A18B9">
        <w:t>i</w:t>
      </w:r>
      <w:r>
        <w:t xml:space="preserve"> čuvanje datoteka, kao </w:t>
      </w:r>
      <w:r w:rsidR="004A18B9">
        <w:t>i</w:t>
      </w:r>
      <w:r>
        <w:t xml:space="preserve"> putanju prema TestReport direktorijumu, koja je neophodna za nesmetano funkcionisanje opcija Create Issues </w:t>
      </w:r>
      <w:r w:rsidR="004A18B9">
        <w:t>i</w:t>
      </w:r>
      <w:r>
        <w:t xml:space="preserve"> Export all to PDF. </w:t>
      </w:r>
    </w:p>
    <w:p w14:paraId="6771F353" w14:textId="77777777" w:rsidR="007C7127" w:rsidRPr="007C7127" w:rsidRDefault="007C7127" w:rsidP="00EA22B9">
      <w:pPr>
        <w:sectPr w:rsidR="007C7127" w:rsidRPr="007C7127" w:rsidSect="007251D2">
          <w:type w:val="continuous"/>
          <w:pgSz w:w="11907" w:h="16840" w:code="9"/>
          <w:pgMar w:top="1134" w:right="1418" w:bottom="1134" w:left="1418" w:header="567" w:footer="567" w:gutter="0"/>
          <w:cols w:space="720"/>
        </w:sectPr>
      </w:pPr>
      <w:r>
        <w:t xml:space="preserve">Izabrane putanje se </w:t>
      </w:r>
      <w:proofErr w:type="gramStart"/>
      <w:r>
        <w:t>na</w:t>
      </w:r>
      <w:proofErr w:type="gramEnd"/>
      <w:r>
        <w:t xml:space="preserve"> kraju upisuju u datoteku </w:t>
      </w:r>
      <w:r w:rsidRPr="007C7127">
        <w:rPr>
          <w:i/>
        </w:rPr>
        <w:t>config.ini</w:t>
      </w:r>
      <w:r>
        <w:rPr>
          <w:i/>
        </w:rPr>
        <w:t xml:space="preserve"> </w:t>
      </w:r>
      <w:r>
        <w:t xml:space="preserve">pomoću objekta klase </w:t>
      </w:r>
      <w:r w:rsidRPr="007C7127">
        <w:rPr>
          <w:i/>
        </w:rPr>
        <w:t>ConfigParser</w:t>
      </w:r>
      <w:r>
        <w:t xml:space="preserve"> (iz istoimenog modula), iz koje se ponovo učitavaju pri sledećem pokretanju programa. Funkcionisanje aplikacije je koncipirano tako da je direktorijum TestReport podrazumevano mesto čuvanja svih XML datoteka koje je potrebno menjati, čuvati u PDF formatu, </w:t>
      </w:r>
      <w:proofErr w:type="gramStart"/>
      <w:r>
        <w:t>ili</w:t>
      </w:r>
      <w:proofErr w:type="gramEnd"/>
      <w:r>
        <w:t xml:space="preserve"> za koje je potrebno generisati listu izveštaja. Ukoliko putanja do ovog direktorijuma nije </w:t>
      </w:r>
      <w:proofErr w:type="gramStart"/>
      <w:r>
        <w:t>tačna</w:t>
      </w:r>
      <w:proofErr w:type="gramEnd"/>
      <w:r>
        <w:t xml:space="preserve">, program korisniku prikazuje grešku, </w:t>
      </w:r>
      <w:r w:rsidR="004A18B9">
        <w:t>i</w:t>
      </w:r>
      <w:r>
        <w:t xml:space="preserve"> automatski otvara Settings prozor</w:t>
      </w:r>
      <w:r w:rsidR="00112F2D">
        <w:t>,</w:t>
      </w:r>
      <w:r>
        <w:t xml:space="preserve"> kako bi </w:t>
      </w:r>
      <w:r w:rsidR="00112F2D">
        <w:t>se mogla odabrati</w:t>
      </w:r>
      <w:r w:rsidR="00B40386">
        <w:t xml:space="preserve"> validna</w:t>
      </w:r>
      <w:r w:rsidR="00112F2D">
        <w:t xml:space="preserve"> TestReport</w:t>
      </w:r>
      <w:r w:rsidR="00B40386">
        <w:t xml:space="preserve"> putanja.</w:t>
      </w:r>
    </w:p>
    <w:p w14:paraId="1990A7D9" w14:textId="77777777" w:rsidR="00E975B6" w:rsidRDefault="00E975B6" w:rsidP="006A4994">
      <w:pPr>
        <w:pStyle w:val="Heading1"/>
      </w:pPr>
      <w:bookmarkStart w:id="657" w:name="_Toc23253393"/>
      <w:commentRangeStart w:id="658"/>
      <w:commentRangeStart w:id="659"/>
      <w:r>
        <w:lastRenderedPageBreak/>
        <w:t>Rezultati</w:t>
      </w:r>
      <w:commentRangeEnd w:id="658"/>
      <w:r w:rsidR="000B6E02">
        <w:rPr>
          <w:rStyle w:val="CommentReference"/>
          <w:rFonts w:ascii="Times New Roman" w:hAnsi="Times New Roman" w:cs="Times New Roman"/>
          <w:b w:val="0"/>
          <w:bCs w:val="0"/>
          <w:kern w:val="0"/>
          <w:lang w:eastAsia="ar-SA"/>
        </w:rPr>
        <w:commentReference w:id="658"/>
      </w:r>
      <w:bookmarkEnd w:id="657"/>
      <w:commentRangeEnd w:id="659"/>
      <w:r w:rsidR="00A64C0D">
        <w:rPr>
          <w:rStyle w:val="CommentReference"/>
          <w:rFonts w:ascii="Times New Roman" w:hAnsi="Times New Roman" w:cs="Times New Roman"/>
          <w:b w:val="0"/>
          <w:bCs w:val="0"/>
          <w:kern w:val="0"/>
          <w:lang w:eastAsia="ar-SA"/>
        </w:rPr>
        <w:commentReference w:id="659"/>
      </w:r>
    </w:p>
    <w:p w14:paraId="5D83EA80" w14:textId="77777777" w:rsidR="00C076E2" w:rsidRDefault="00C076E2" w:rsidP="0059512E">
      <w:pPr>
        <w:ind w:firstLine="0"/>
        <w:rPr>
          <w:lang w:val="sr-Latn-CS"/>
        </w:rPr>
      </w:pPr>
    </w:p>
    <w:p w14:paraId="28C812F5" w14:textId="77777777" w:rsidR="002D1EA2" w:rsidRDefault="002D1EA2" w:rsidP="0059512E">
      <w:pPr>
        <w:ind w:firstLine="0"/>
        <w:rPr>
          <w:lang w:val="sr-Latn-CS"/>
        </w:rPr>
      </w:pPr>
    </w:p>
    <w:p w14:paraId="1E8C0E68" w14:textId="77777777" w:rsidR="002D1EA2" w:rsidRDefault="002D1EA2" w:rsidP="0059512E">
      <w:pPr>
        <w:ind w:firstLine="0"/>
        <w:rPr>
          <w:lang w:val="sr-Latn-CS"/>
        </w:rPr>
      </w:pPr>
    </w:p>
    <w:p w14:paraId="7E11779B" w14:textId="77777777" w:rsidR="001D5523" w:rsidRDefault="002D1EA2" w:rsidP="004844FE">
      <w:pPr>
        <w:rPr>
          <w:lang w:val="sr-Latn-CS"/>
        </w:rPr>
      </w:pPr>
      <w:r>
        <w:rPr>
          <w:lang w:val="sr-Latn-CS"/>
        </w:rPr>
        <w:t>Za uvezivanje</w:t>
      </w:r>
      <w:r w:rsidR="008A7AC6">
        <w:rPr>
          <w:lang w:val="sr-Latn-CS"/>
        </w:rPr>
        <w:t xml:space="preserve"> svih</w:t>
      </w:r>
      <w:r>
        <w:rPr>
          <w:lang w:val="sr-Latn-CS"/>
        </w:rPr>
        <w:t xml:space="preserve"> modula sa finalnim kodom u izvršnu (.exe) datoteku korišćen je </w:t>
      </w:r>
      <w:r w:rsidRPr="00FD052F">
        <w:rPr>
          <w:i/>
          <w:lang w:val="sr-Latn-CS"/>
        </w:rPr>
        <w:t>PyInstaller</w:t>
      </w:r>
      <w:r>
        <w:rPr>
          <w:lang w:val="sr-Latn-CS"/>
        </w:rPr>
        <w:t xml:space="preserve">, besplatni alat za </w:t>
      </w:r>
      <w:r w:rsidR="00AE4BE6">
        <w:rPr>
          <w:lang w:val="sr-Latn-CS"/>
        </w:rPr>
        <w:t xml:space="preserve">distribuciju </w:t>
      </w:r>
      <w:r w:rsidR="00AE4BE6" w:rsidRPr="00AE4BE6">
        <w:rPr>
          <w:i/>
          <w:lang w:val="sr-Latn-CS"/>
        </w:rPr>
        <w:t>Python</w:t>
      </w:r>
      <w:r w:rsidR="00AE4BE6">
        <w:rPr>
          <w:lang w:val="sr-Latn-CS"/>
        </w:rPr>
        <w:t xml:space="preserve"> aplikacija. Pomoću njegovih funkcionalnosti moguće je podesiti parametre samog uvezivanja, kao što su: otvaranje komandnog prozora zajedno sa aplikacijom, uključivanje svih datoteka koje predstavljaju zavisnosti aplikacije, podešavanje željene ikonice same izvršne datoteke i slično.</w:t>
      </w:r>
    </w:p>
    <w:p w14:paraId="7F266E9D" w14:textId="77777777" w:rsidR="001D5523" w:rsidRDefault="001D5523" w:rsidP="004844FE">
      <w:pPr>
        <w:rPr>
          <w:lang w:val="sr-Latn-CS"/>
        </w:rPr>
      </w:pPr>
    </w:p>
    <w:p w14:paraId="006E803D" w14:textId="77777777" w:rsidR="001D5523" w:rsidRDefault="00E5375A" w:rsidP="001D5523">
      <w:pPr>
        <w:keepNext/>
      </w:pPr>
      <w:r>
        <w:rPr>
          <w:lang w:val="sr-Latn-CS"/>
        </w:rPr>
        <w:pict w14:anchorId="0B7295BC">
          <v:shape id="_x0000_i1033" type="#_x0000_t75" style="width:404.25pt;height:268.5pt">
            <v:imagedata r:id="rId35" o:title="gotov"/>
          </v:shape>
        </w:pict>
      </w:r>
    </w:p>
    <w:p w14:paraId="2A3A59BC" w14:textId="77777777" w:rsidR="005D3FD3" w:rsidRDefault="001D5523">
      <w:pPr>
        <w:pStyle w:val="Caption"/>
        <w:ind w:left="1440"/>
        <w:rPr>
          <w:lang w:val="sr-Latn-CS"/>
        </w:rPr>
        <w:pPrChange w:id="660" w:author="sstojanovic" w:date="2019-10-21T13:00:00Z">
          <w:pPr>
            <w:pStyle w:val="Caption"/>
            <w:ind w:left="1440"/>
            <w:jc w:val="both"/>
          </w:pPr>
        </w:pPrChange>
      </w:pPr>
      <w:bookmarkStart w:id="661" w:name="_Ref22723281"/>
      <w:bookmarkStart w:id="662" w:name="_Toc23253375"/>
      <w:r>
        <w:t xml:space="preserve">Slika </w:t>
      </w:r>
      <w:ins w:id="663" w:author="sstojanovic" w:date="2019-10-25T15:07:00Z">
        <w:r w:rsidR="00FA53E4">
          <w:fldChar w:fldCharType="begin"/>
        </w:r>
        <w:r w:rsidR="00D33632">
          <w:instrText xml:space="preserve"> STYLEREF 1 \s </w:instrText>
        </w:r>
      </w:ins>
      <w:r w:rsidR="00FA53E4">
        <w:fldChar w:fldCharType="separate"/>
      </w:r>
      <w:r w:rsidR="00D33632">
        <w:rPr>
          <w:noProof/>
        </w:rPr>
        <w:t>5</w:t>
      </w:r>
      <w:ins w:id="664" w:author="sstojanovic" w:date="2019-10-25T15:07:00Z">
        <w:r w:rsidR="00FA53E4">
          <w:fldChar w:fldCharType="end"/>
        </w:r>
        <w:r w:rsidR="00D33632">
          <w:t>.</w:t>
        </w:r>
        <w:r w:rsidR="00FA53E4">
          <w:fldChar w:fldCharType="begin"/>
        </w:r>
        <w:r w:rsidR="00D33632">
          <w:instrText xml:space="preserve"> SEQ Slika \* ARABIC \s 1 </w:instrText>
        </w:r>
      </w:ins>
      <w:r w:rsidR="00FA53E4">
        <w:fldChar w:fldCharType="separate"/>
      </w:r>
      <w:ins w:id="665" w:author="sstojanovic" w:date="2019-10-25T15:07:00Z">
        <w:r w:rsidR="00D33632">
          <w:rPr>
            <w:noProof/>
          </w:rPr>
          <w:t>1</w:t>
        </w:r>
        <w:r w:rsidR="00FA53E4">
          <w:fldChar w:fldCharType="end"/>
        </w:r>
      </w:ins>
      <w:bookmarkEnd w:id="661"/>
      <w:del w:id="666" w:author="sstojanovic" w:date="2019-10-01T12:16:00Z">
        <w:r w:rsidR="00FA53E4" w:rsidDel="00BA32D2">
          <w:fldChar w:fldCharType="begin"/>
        </w:r>
        <w:r w:rsidDel="00BA32D2">
          <w:delInstrText xml:space="preserve"> STYLEREF 1 \s </w:delInstrText>
        </w:r>
        <w:r w:rsidR="00FA53E4" w:rsidDel="00BA32D2">
          <w:fldChar w:fldCharType="separate"/>
        </w:r>
        <w:r w:rsidDel="00BA32D2">
          <w:rPr>
            <w:noProof/>
          </w:rPr>
          <w:delText>5</w:delText>
        </w:r>
        <w:r w:rsidR="00FA53E4" w:rsidDel="00BA32D2">
          <w:fldChar w:fldCharType="end"/>
        </w:r>
        <w:r w:rsidDel="00BA32D2">
          <w:delText>.</w:delText>
        </w:r>
        <w:r w:rsidR="00FA53E4" w:rsidDel="00BA32D2">
          <w:fldChar w:fldCharType="begin"/>
        </w:r>
        <w:r w:rsidDel="00BA32D2">
          <w:delInstrText xml:space="preserve"> SEQ Slika \* ARABIC \s 1 </w:delInstrText>
        </w:r>
        <w:r w:rsidR="00FA53E4" w:rsidDel="00BA32D2">
          <w:fldChar w:fldCharType="separate"/>
        </w:r>
        <w:r w:rsidDel="00BA32D2">
          <w:rPr>
            <w:noProof/>
          </w:rPr>
          <w:delText>1</w:delText>
        </w:r>
        <w:r w:rsidR="00FA53E4" w:rsidDel="00BA32D2">
          <w:fldChar w:fldCharType="end"/>
        </w:r>
      </w:del>
      <w:r>
        <w:t xml:space="preserve"> Izgled finalne aplikacije tokom korišćenja</w:t>
      </w:r>
      <w:bookmarkEnd w:id="662"/>
    </w:p>
    <w:p w14:paraId="1B915645" w14:textId="77777777" w:rsidR="00BA32D2" w:rsidRDefault="009B35A0" w:rsidP="00BA32D2">
      <w:pPr>
        <w:rPr>
          <w:lang w:val="sr-Latn-CS"/>
        </w:rPr>
      </w:pPr>
      <w:ins w:id="667" w:author="sstojanovic" w:date="2019-10-23T11:40:00Z">
        <w:r>
          <w:rPr>
            <w:lang w:val="sr-Latn-CS"/>
          </w:rPr>
          <w:lastRenderedPageBreak/>
          <w:t>Finalna a</w:t>
        </w:r>
      </w:ins>
      <w:del w:id="668" w:author="sstojanovic" w:date="2019-10-23T11:40:00Z">
        <w:r w:rsidR="00BA32D2" w:rsidDel="009B35A0">
          <w:rPr>
            <w:lang w:val="sr-Latn-CS"/>
          </w:rPr>
          <w:delText>A</w:delText>
        </w:r>
      </w:del>
      <w:r w:rsidR="00BA32D2">
        <w:rPr>
          <w:lang w:val="sr-Latn-CS"/>
        </w:rPr>
        <w:t>plikacija</w:t>
      </w:r>
      <w:ins w:id="669" w:author="sstojanovic" w:date="2019-10-23T11:40:00Z">
        <w:r>
          <w:rPr>
            <w:lang w:val="sr-Latn-CS"/>
          </w:rPr>
          <w:t xml:space="preserve"> (</w:t>
        </w:r>
      </w:ins>
      <w:ins w:id="670" w:author="sstojanovic" w:date="2019-10-23T11:41:00Z">
        <w:r w:rsidR="00FA53E4">
          <w:rPr>
            <w:lang w:val="sr-Latn-CS"/>
          </w:rPr>
          <w:fldChar w:fldCharType="begin"/>
        </w:r>
        <w:r>
          <w:rPr>
            <w:lang w:val="sr-Latn-CS"/>
          </w:rPr>
          <w:instrText xml:space="preserve"> REF _Ref22723281 </w:instrText>
        </w:r>
      </w:ins>
      <w:r w:rsidR="00FA53E4">
        <w:rPr>
          <w:lang w:val="sr-Latn-CS"/>
        </w:rPr>
        <w:fldChar w:fldCharType="separate"/>
      </w:r>
      <w:ins w:id="671" w:author="sstojanovic" w:date="2019-10-23T11:41:00Z">
        <w:r>
          <w:t xml:space="preserve">Slika </w:t>
        </w:r>
        <w:r>
          <w:rPr>
            <w:noProof/>
          </w:rPr>
          <w:t>5</w:t>
        </w:r>
        <w:r>
          <w:t>.</w:t>
        </w:r>
        <w:r>
          <w:rPr>
            <w:noProof/>
          </w:rPr>
          <w:t>1</w:t>
        </w:r>
        <w:r w:rsidR="00FA53E4">
          <w:rPr>
            <w:lang w:val="sr-Latn-CS"/>
          </w:rPr>
          <w:fldChar w:fldCharType="end"/>
        </w:r>
      </w:ins>
      <w:ins w:id="672" w:author="sstojanovic" w:date="2019-10-23T11:40:00Z">
        <w:r>
          <w:rPr>
            <w:lang w:val="sr-Latn-CS"/>
          </w:rPr>
          <w:t>)</w:t>
        </w:r>
      </w:ins>
      <w:r w:rsidR="00BA32D2">
        <w:rPr>
          <w:lang w:val="sr-Latn-CS"/>
        </w:rPr>
        <w:t xml:space="preserve"> je testirana na više različitih računara sa raznim verzijama </w:t>
      </w:r>
      <w:r w:rsidR="00BA32D2" w:rsidRPr="00AE4BE6">
        <w:rPr>
          <w:i/>
          <w:lang w:val="sr-Latn-CS"/>
        </w:rPr>
        <w:t>Windows</w:t>
      </w:r>
      <w:r w:rsidR="00BA32D2">
        <w:rPr>
          <w:lang w:val="sr-Latn-CS"/>
        </w:rPr>
        <w:t xml:space="preserve"> operativnog sistema (7, 8 i 10). Osnovni test ispravnosti finalne aplikacije vršen je po sledećem principu: za isti ulaz, novorazvijena aplikacija mora da pruži iste izlazne rezultate kao i prethodno korišćena aplikacija. Tačnije, ukoliko korisnik pomoću obe aplikacije unese identične izmene u dva (takođe identična) XML dokumenta, potrebno je da nakon unosa te dve datoteke nemaju nikakve razlike. Za poređenje rezultujućih datoteka nastalih testiranjem aplikacije, korišćen je program </w:t>
      </w:r>
      <w:r w:rsidR="00BA32D2" w:rsidRPr="008C618E">
        <w:rPr>
          <w:i/>
          <w:lang w:val="sr-Latn-CS"/>
        </w:rPr>
        <w:t>Compare It!</w:t>
      </w:r>
      <w:r w:rsidR="00BA32D2">
        <w:rPr>
          <w:lang w:val="sr-Latn-CS"/>
        </w:rPr>
        <w:t>, alat za poređenje i spajanje datoteka raznih formata. Kako su datoteke dobijene pri unosu istih podataka identične, zaključeno je da je osnovni test finalne aplikacije uspešan</w:t>
      </w:r>
      <w:ins w:id="673" w:author="sstojanovic" w:date="2019-10-23T11:41:00Z">
        <w:r w:rsidR="00540CA1">
          <w:rPr>
            <w:lang w:val="sr-Latn-CS"/>
          </w:rPr>
          <w:t xml:space="preserve"> (Slika 5.2)</w:t>
        </w:r>
      </w:ins>
      <w:r w:rsidR="00BA32D2">
        <w:rPr>
          <w:lang w:val="sr-Latn-CS"/>
        </w:rPr>
        <w:t>.</w:t>
      </w:r>
    </w:p>
    <w:p w14:paraId="31A7534C" w14:textId="77777777" w:rsidR="00BA32D2" w:rsidRDefault="00BA32D2" w:rsidP="00BA32D2">
      <w:pPr>
        <w:rPr>
          <w:lang w:val="sr-Latn-CS"/>
        </w:rPr>
      </w:pPr>
    </w:p>
    <w:p w14:paraId="7B334B9B" w14:textId="77777777" w:rsidR="00BA32D2" w:rsidRDefault="00BA32D2" w:rsidP="00BA32D2">
      <w:pPr>
        <w:rPr>
          <w:lang w:val="sr-Latn-CS"/>
        </w:rPr>
      </w:pPr>
    </w:p>
    <w:p w14:paraId="79E87C51" w14:textId="77777777" w:rsidR="005D3FD3" w:rsidRDefault="00E5375A">
      <w:pPr>
        <w:keepNext/>
        <w:pPrChange w:id="674" w:author="sstojanovic" w:date="2019-10-01T12:16:00Z">
          <w:pPr/>
        </w:pPrChange>
      </w:pPr>
      <w:r>
        <w:rPr>
          <w:lang w:val="sr-Latn-CS"/>
        </w:rPr>
        <w:pict w14:anchorId="45E6F250">
          <v:shape id="_x0000_i1034" type="#_x0000_t75" style="width:407.25pt;height:216.75pt">
            <v:imagedata r:id="rId36" o:title="compare"/>
          </v:shape>
        </w:pict>
      </w:r>
    </w:p>
    <w:p w14:paraId="66F63386" w14:textId="77777777" w:rsidR="005B741C" w:rsidRDefault="00BA32D2" w:rsidP="005B741C">
      <w:pPr>
        <w:pStyle w:val="Caption"/>
        <w:ind w:firstLine="567"/>
        <w:rPr>
          <w:ins w:id="675" w:author="sstojanovic" w:date="2019-10-21T13:00:00Z"/>
        </w:rPr>
        <w:sectPr w:rsidR="005B741C" w:rsidSect="00B74C53">
          <w:headerReference w:type="default" r:id="rId37"/>
          <w:pgSz w:w="11907" w:h="16840" w:code="9"/>
          <w:pgMar w:top="1134" w:right="1418" w:bottom="1134" w:left="1418" w:header="567" w:footer="567" w:gutter="0"/>
          <w:cols w:space="720"/>
        </w:sectPr>
      </w:pPr>
      <w:bookmarkStart w:id="676" w:name="_Toc23253376"/>
      <w:r w:rsidRPr="001349D1">
        <w:t>Slika</w:t>
      </w:r>
      <w:r>
        <w:t xml:space="preserve"> </w:t>
      </w:r>
      <w:ins w:id="677" w:author="sstojanovic" w:date="2019-10-25T15:07:00Z">
        <w:r w:rsidR="00FA53E4">
          <w:fldChar w:fldCharType="begin"/>
        </w:r>
        <w:r w:rsidR="00D33632">
          <w:instrText xml:space="preserve"> STYLEREF 1 \s </w:instrText>
        </w:r>
      </w:ins>
      <w:r w:rsidR="00FA53E4">
        <w:fldChar w:fldCharType="separate"/>
      </w:r>
      <w:r w:rsidR="00D33632">
        <w:rPr>
          <w:noProof/>
        </w:rPr>
        <w:t>5</w:t>
      </w:r>
      <w:ins w:id="678" w:author="sstojanovic" w:date="2019-10-25T15:07:00Z">
        <w:r w:rsidR="00FA53E4">
          <w:fldChar w:fldCharType="end"/>
        </w:r>
        <w:r w:rsidR="00D33632">
          <w:t>.</w:t>
        </w:r>
        <w:r w:rsidR="00FA53E4">
          <w:fldChar w:fldCharType="begin"/>
        </w:r>
        <w:r w:rsidR="00D33632">
          <w:instrText xml:space="preserve"> SEQ Slika \* ARABIC \s 1 </w:instrText>
        </w:r>
      </w:ins>
      <w:r w:rsidR="00FA53E4">
        <w:fldChar w:fldCharType="separate"/>
      </w:r>
      <w:ins w:id="679" w:author="sstojanovic" w:date="2019-10-25T15:07:00Z">
        <w:r w:rsidR="00D33632">
          <w:rPr>
            <w:noProof/>
          </w:rPr>
          <w:t>2</w:t>
        </w:r>
        <w:r w:rsidR="00FA53E4">
          <w:fldChar w:fldCharType="end"/>
        </w:r>
      </w:ins>
      <w:del w:id="680" w:author="sstojanovic" w:date="2019-10-21T12:18:00Z">
        <w:r w:rsidR="00FA53E4" w:rsidDel="00985B9D">
          <w:fldChar w:fldCharType="begin"/>
        </w:r>
        <w:r w:rsidDel="00985B9D">
          <w:delInstrText xml:space="preserve"> STYLEREF 1 \s </w:delInstrText>
        </w:r>
        <w:r w:rsidR="00FA53E4" w:rsidDel="00985B9D">
          <w:fldChar w:fldCharType="separate"/>
        </w:r>
        <w:r w:rsidDel="00985B9D">
          <w:rPr>
            <w:noProof/>
          </w:rPr>
          <w:delText>5</w:delText>
        </w:r>
        <w:r w:rsidR="00FA53E4" w:rsidDel="00985B9D">
          <w:fldChar w:fldCharType="end"/>
        </w:r>
        <w:r w:rsidDel="00985B9D">
          <w:delText>.</w:delText>
        </w:r>
        <w:r w:rsidR="00FA53E4" w:rsidDel="00985B9D">
          <w:fldChar w:fldCharType="begin"/>
        </w:r>
        <w:r w:rsidDel="00985B9D">
          <w:delInstrText xml:space="preserve"> SEQ Slika \* ARABIC \s 1 </w:delInstrText>
        </w:r>
        <w:r w:rsidR="00FA53E4" w:rsidDel="00985B9D">
          <w:fldChar w:fldCharType="separate"/>
        </w:r>
        <w:r w:rsidDel="00985B9D">
          <w:rPr>
            <w:noProof/>
          </w:rPr>
          <w:delText>2</w:delText>
        </w:r>
        <w:r w:rsidR="00FA53E4" w:rsidDel="00985B9D">
          <w:fldChar w:fldCharType="end"/>
        </w:r>
      </w:del>
      <w:r>
        <w:t xml:space="preserve"> Rezultat por</w:t>
      </w:r>
      <w:r w:rsidR="001349D1">
        <w:t>eđenja izlaznih datoteka stare i</w:t>
      </w:r>
      <w:r>
        <w:t xml:space="preserve"> nove aplikacije</w:t>
      </w:r>
      <w:bookmarkEnd w:id="676"/>
    </w:p>
    <w:p w14:paraId="0E237E83" w14:textId="77777777" w:rsidR="005D3FD3" w:rsidRDefault="005D3FD3">
      <w:pPr>
        <w:pStyle w:val="Caption"/>
        <w:ind w:firstLine="567"/>
        <w:rPr>
          <w:del w:id="681" w:author="sstojanovic" w:date="2019-10-21T13:00:00Z"/>
        </w:rPr>
        <w:pPrChange w:id="682" w:author="sstojanovic" w:date="2019-10-01T12:16:00Z">
          <w:pPr/>
        </w:pPrChange>
      </w:pPr>
    </w:p>
    <w:p w14:paraId="02B93179" w14:textId="77777777" w:rsidR="005D3FD3" w:rsidRDefault="005D3FD3">
      <w:pPr>
        <w:pStyle w:val="Caption"/>
        <w:ind w:firstLine="567"/>
        <w:pPrChange w:id="683" w:author="sstojanovic" w:date="2019-10-21T13:00:00Z">
          <w:pPr/>
        </w:pPrChange>
      </w:pPr>
    </w:p>
    <w:p w14:paraId="15ABA62F" w14:textId="77777777" w:rsidR="00BA32D2" w:rsidRDefault="00BA32D2" w:rsidP="00BA32D2">
      <w:pPr>
        <w:rPr>
          <w:lang w:val="sr-Latn-CS"/>
        </w:rPr>
        <w:sectPr w:rsidR="00BA32D2" w:rsidSect="005B741C">
          <w:type w:val="continuous"/>
          <w:pgSz w:w="11907" w:h="16840" w:code="9"/>
          <w:pgMar w:top="1134" w:right="1418" w:bottom="1134" w:left="1418" w:header="567" w:footer="567" w:gutter="0"/>
          <w:cols w:space="720"/>
        </w:sectPr>
      </w:pPr>
      <w:r>
        <w:rPr>
          <w:lang w:val="sr-Latn-CS"/>
        </w:rPr>
        <w:t xml:space="preserve">Nakon provere tačnosti osnovnih funkcionalnosti, istim postupkom testirane su i preostale implementirane funkcionalnosti. Zaključeno je da dobijene liste izveštaja nemaju razlike u odnosu na one generisane pomoću prethodno korišćene aplikacije. Isto važi i za PDF dokumente, kreirane bilo kojom od dve dostupne opcije (samo za trenutno učitane podatke ili  za sve dostupne XML dokumente). Kreiranje i učitavanje konfiguracione datoteke </w:t>
      </w:r>
      <w:r>
        <w:rPr>
          <w:i/>
          <w:lang w:val="sr-Latn-CS"/>
        </w:rPr>
        <w:t>config.ini</w:t>
      </w:r>
      <w:r>
        <w:rPr>
          <w:lang w:val="sr-Latn-CS"/>
        </w:rPr>
        <w:t xml:space="preserve">, u kojoj se čuvaju podrazumevane putanje unesene putem posebnog prozora opcije </w:t>
      </w:r>
      <w:r>
        <w:rPr>
          <w:i/>
          <w:lang w:val="sr-Latn-CS"/>
        </w:rPr>
        <w:t>Settings</w:t>
      </w:r>
      <w:r>
        <w:rPr>
          <w:lang w:val="sr-Latn-CS"/>
        </w:rPr>
        <w:t>, je takođe u skladu sa očekivanim.</w:t>
      </w:r>
    </w:p>
    <w:p w14:paraId="75130787" w14:textId="77777777" w:rsidR="00BA32D2" w:rsidRPr="00A56B70" w:rsidRDefault="00BA32D2" w:rsidP="00BA32D2">
      <w:pPr>
        <w:rPr>
          <w:lang w:val="sr-Latn-CS"/>
        </w:rPr>
      </w:pPr>
    </w:p>
    <w:p w14:paraId="7614CE8F" w14:textId="77777777" w:rsidR="00BA32D2" w:rsidRDefault="00BA32D2" w:rsidP="00BA32D2">
      <w:pPr>
        <w:ind w:firstLine="720"/>
        <w:rPr>
          <w:lang w:val="sr-Latn-CS"/>
        </w:rPr>
      </w:pPr>
      <w:r>
        <w:rPr>
          <w:lang w:val="sr-Latn-CS"/>
        </w:rPr>
        <w:t>Na svakom od testnih računara obavljena su sva navedena testiranja gotove aplikacije, sa pozitivnim rezultatima. Na osnovu njih, zaključeno je da su uspešno i tačno implementirane sve funkcionalnosti koje finalna aplikacija nudi. Me</w:t>
      </w:r>
      <w:r>
        <w:t>đu njima</w:t>
      </w:r>
      <w:r>
        <w:rPr>
          <w:lang w:val="sr-Latn-CS"/>
        </w:rPr>
        <w:t xml:space="preserve"> su:</w:t>
      </w:r>
    </w:p>
    <w:p w14:paraId="1745425B" w14:textId="77777777" w:rsidR="00BA32D2" w:rsidRDefault="00BA32D2" w:rsidP="00BA32D2">
      <w:pPr>
        <w:numPr>
          <w:ilvl w:val="0"/>
          <w:numId w:val="25"/>
        </w:numPr>
        <w:rPr>
          <w:lang w:val="sr-Latn-CS"/>
        </w:rPr>
      </w:pPr>
      <w:r>
        <w:rPr>
          <w:lang w:val="sr-Latn-CS"/>
        </w:rPr>
        <w:t>K</w:t>
      </w:r>
      <w:r w:rsidRPr="004844FE">
        <w:rPr>
          <w:lang w:val="sr-Latn-CS"/>
        </w:rPr>
        <w:t>reiranje nove AATR datoteke u XML formatu</w:t>
      </w:r>
    </w:p>
    <w:p w14:paraId="570F6104" w14:textId="77777777" w:rsidR="00BA32D2" w:rsidRDefault="00BA32D2" w:rsidP="00BA32D2">
      <w:pPr>
        <w:numPr>
          <w:ilvl w:val="0"/>
          <w:numId w:val="25"/>
        </w:numPr>
        <w:rPr>
          <w:lang w:val="sr-Latn-CS"/>
        </w:rPr>
      </w:pPr>
      <w:r>
        <w:rPr>
          <w:lang w:val="sr-Latn-CS"/>
        </w:rPr>
        <w:t>U</w:t>
      </w:r>
      <w:r w:rsidRPr="004844FE">
        <w:rPr>
          <w:lang w:val="sr-Latn-CS"/>
        </w:rPr>
        <w:t>čitavanje postojeće  i čuvanje izmenjene AATR datoteke na hard disku</w:t>
      </w:r>
    </w:p>
    <w:p w14:paraId="0409CCFE" w14:textId="77777777" w:rsidR="00BA32D2" w:rsidRDefault="00BA32D2" w:rsidP="00BA32D2">
      <w:pPr>
        <w:numPr>
          <w:ilvl w:val="0"/>
          <w:numId w:val="25"/>
        </w:numPr>
        <w:rPr>
          <w:lang w:val="sr-Latn-CS"/>
        </w:rPr>
      </w:pPr>
      <w:r>
        <w:rPr>
          <w:lang w:val="sr-Latn-CS"/>
        </w:rPr>
        <w:t>I</w:t>
      </w:r>
      <w:r w:rsidRPr="004844FE">
        <w:rPr>
          <w:lang w:val="sr-Latn-CS"/>
        </w:rPr>
        <w:t>zvoz unesenih podataka u prethodno defi</w:t>
      </w:r>
      <w:r>
        <w:rPr>
          <w:lang w:val="sr-Latn-CS"/>
        </w:rPr>
        <w:t>nisani dokument PDF formata za t</w:t>
      </w:r>
      <w:r w:rsidRPr="004844FE">
        <w:rPr>
          <w:lang w:val="sr-Latn-CS"/>
        </w:rPr>
        <w:t>renutno otvorenu ili sve dostupne XML dokumente</w:t>
      </w:r>
    </w:p>
    <w:p w14:paraId="0709ED64" w14:textId="77777777" w:rsidR="00BA32D2" w:rsidRDefault="00BA32D2" w:rsidP="00BA32D2">
      <w:pPr>
        <w:numPr>
          <w:ilvl w:val="0"/>
          <w:numId w:val="25"/>
        </w:numPr>
        <w:rPr>
          <w:lang w:val="sr-Latn-CS"/>
        </w:rPr>
      </w:pPr>
      <w:r>
        <w:rPr>
          <w:lang w:val="sr-Latn-CS"/>
        </w:rPr>
        <w:t>G</w:t>
      </w:r>
      <w:r w:rsidRPr="004844FE">
        <w:rPr>
          <w:lang w:val="sr-Latn-CS"/>
        </w:rPr>
        <w:t>enerisanje liste izveštaja i njeno čuvanje u tekstualnu datoteku na hard disku</w:t>
      </w:r>
    </w:p>
    <w:p w14:paraId="22E4C2E3" w14:textId="77777777" w:rsidR="00BA32D2" w:rsidRDefault="00BA32D2" w:rsidP="00BA32D2">
      <w:pPr>
        <w:numPr>
          <w:ilvl w:val="0"/>
          <w:numId w:val="25"/>
        </w:numPr>
        <w:rPr>
          <w:lang w:val="sr-Latn-CS"/>
        </w:rPr>
      </w:pPr>
      <w:r>
        <w:rPr>
          <w:lang w:val="sr-Latn-CS"/>
        </w:rPr>
        <w:t>D</w:t>
      </w:r>
      <w:r w:rsidRPr="004844FE">
        <w:rPr>
          <w:lang w:val="sr-Latn-CS"/>
        </w:rPr>
        <w:t>odavanje i uklanjanje određenih XML elemenata (čvorova stabla podataka)</w:t>
      </w:r>
    </w:p>
    <w:p w14:paraId="3D1542BA" w14:textId="77777777" w:rsidR="00BA32D2" w:rsidRDefault="00BA32D2" w:rsidP="00BA32D2">
      <w:pPr>
        <w:numPr>
          <w:ilvl w:val="0"/>
          <w:numId w:val="25"/>
        </w:numPr>
        <w:rPr>
          <w:lang w:val="sr-Latn-CS"/>
        </w:rPr>
      </w:pPr>
      <w:r>
        <w:rPr>
          <w:lang w:val="sr-Latn-CS"/>
        </w:rPr>
        <w:t>P</w:t>
      </w:r>
      <w:r w:rsidRPr="004844FE">
        <w:rPr>
          <w:lang w:val="sr-Latn-CS"/>
        </w:rPr>
        <w:t>odešavanje podrazumevanih putanja ponuđenih pri otvaranju i čuvanju datoteka, kao i pri generisanju liste izveštaja, i njihovo čuvanje u konfiguracionoj datoteci radi kasnijeg ponovnog učitavanja</w:t>
      </w:r>
    </w:p>
    <w:p w14:paraId="73AD9F40" w14:textId="77777777" w:rsidR="0055675B" w:rsidRDefault="00BA32D2" w:rsidP="0055675B">
      <w:pPr>
        <w:numPr>
          <w:ilvl w:val="0"/>
          <w:numId w:val="25"/>
        </w:numPr>
        <w:rPr>
          <w:ins w:id="684" w:author="sstojanovic" w:date="2019-10-29T14:00:00Z"/>
          <w:lang w:val="sr-Latn-CS"/>
        </w:rPr>
        <w:sectPr w:rsidR="0055675B" w:rsidSect="00B74C53">
          <w:pgSz w:w="11907" w:h="16840" w:code="9"/>
          <w:pgMar w:top="1134" w:right="1418" w:bottom="1134" w:left="1418" w:header="567" w:footer="567" w:gutter="0"/>
          <w:cols w:space="720"/>
        </w:sectPr>
      </w:pPr>
      <w:r>
        <w:rPr>
          <w:lang w:val="sr-Latn-CS"/>
        </w:rPr>
        <w:t>P</w:t>
      </w:r>
      <w:r w:rsidRPr="004844FE">
        <w:rPr>
          <w:lang w:val="sr-Latn-CS"/>
        </w:rPr>
        <w:t>ružanje informacija o verziji, godini izrade i autoru aplikacije</w:t>
      </w:r>
    </w:p>
    <w:p w14:paraId="66C3579A" w14:textId="77777777" w:rsidR="005D3FD3" w:rsidRDefault="005D3FD3">
      <w:pPr>
        <w:ind w:firstLine="0"/>
        <w:rPr>
          <w:del w:id="685" w:author="sstojanovic" w:date="2019-10-29T14:00:00Z"/>
          <w:lang w:val="sr-Latn-CS"/>
        </w:rPr>
        <w:pPrChange w:id="686" w:author="sstojanovic" w:date="2019-10-29T14:00:00Z">
          <w:pPr>
            <w:numPr>
              <w:numId w:val="25"/>
            </w:numPr>
            <w:ind w:left="1440" w:hanging="360"/>
          </w:pPr>
        </w:pPrChange>
      </w:pPr>
    </w:p>
    <w:p w14:paraId="6F04AACD" w14:textId="77777777" w:rsidR="005D3FD3" w:rsidRDefault="005D3FD3">
      <w:pPr>
        <w:ind w:firstLine="0"/>
        <w:rPr>
          <w:lang w:val="sr-Latn-CS"/>
        </w:rPr>
        <w:pPrChange w:id="687" w:author="sstojanovic" w:date="2019-10-29T14:00:00Z">
          <w:pPr>
            <w:ind w:firstLine="720"/>
          </w:pPr>
        </w:pPrChange>
      </w:pPr>
    </w:p>
    <w:p w14:paraId="21195DFB" w14:textId="77777777" w:rsidR="00BA32D2" w:rsidRDefault="00BA32D2" w:rsidP="00BA32D2">
      <w:pPr>
        <w:ind w:firstLine="720"/>
        <w:rPr>
          <w:lang w:val="sr-Latn-CS"/>
        </w:rPr>
        <w:sectPr w:rsidR="00BA32D2" w:rsidSect="0055675B">
          <w:type w:val="continuous"/>
          <w:pgSz w:w="11907" w:h="16840" w:code="9"/>
          <w:pgMar w:top="1134" w:right="1418" w:bottom="1134" w:left="1418" w:header="567" w:footer="567" w:gutter="0"/>
          <w:cols w:space="720"/>
        </w:sectPr>
      </w:pPr>
      <w:r>
        <w:rPr>
          <w:lang w:val="sr-Latn-CS"/>
        </w:rPr>
        <w:t xml:space="preserve">Gotova aplikacija je u potpunosti prenosiva, uz nekoliko zavisnosti. Da bi se mogli učitavati, proširivati i čuvati XML dokumenti, potrebno je da direktorijum sa odgovarajućim </w:t>
      </w:r>
      <w:r>
        <w:rPr>
          <w:i/>
          <w:lang w:val="sr-Latn-CS"/>
        </w:rPr>
        <w:t xml:space="preserve">jinja2 </w:t>
      </w:r>
      <w:r>
        <w:rPr>
          <w:lang w:val="sr-Latn-CS"/>
        </w:rPr>
        <w:t xml:space="preserve"> šablonima bude smešten unutar direktorijuma finalne aplikacije. Na ovoj lokaciji treba da se nalazi i direktorijum sa svim ikonicama korišćenim unutar aplikacije. Takođe, potrebno je da postoji </w:t>
      </w:r>
      <w:r>
        <w:rPr>
          <w:i/>
          <w:lang w:val="sr-Latn-CS"/>
        </w:rPr>
        <w:t xml:space="preserve">TestReport </w:t>
      </w:r>
      <w:r>
        <w:rPr>
          <w:lang w:val="sr-Latn-CS"/>
        </w:rPr>
        <w:t>direktorijum, koji će sadržati AATR XML dokumente koji se obrađuju.</w:t>
      </w:r>
    </w:p>
    <w:p w14:paraId="6537220D" w14:textId="77777777" w:rsidR="00517A6A" w:rsidRDefault="00B534BC" w:rsidP="004844FE">
      <w:pPr>
        <w:pStyle w:val="Heading1"/>
        <w:rPr>
          <w:lang w:val="sl-SI"/>
        </w:rPr>
      </w:pPr>
      <w:bookmarkStart w:id="688" w:name="_Toc20825236"/>
      <w:bookmarkStart w:id="689" w:name="_Toc20825237"/>
      <w:bookmarkStart w:id="690" w:name="_Toc20825238"/>
      <w:bookmarkStart w:id="691" w:name="_Toc20825239"/>
      <w:bookmarkStart w:id="692" w:name="_Toc20825240"/>
      <w:bookmarkStart w:id="693" w:name="_Toc20825241"/>
      <w:bookmarkStart w:id="694" w:name="_Toc20825242"/>
      <w:bookmarkStart w:id="695" w:name="_Toc20825243"/>
      <w:bookmarkStart w:id="696" w:name="_Toc23253394"/>
      <w:bookmarkEnd w:id="688"/>
      <w:bookmarkEnd w:id="689"/>
      <w:bookmarkEnd w:id="690"/>
      <w:bookmarkEnd w:id="691"/>
      <w:bookmarkEnd w:id="692"/>
      <w:bookmarkEnd w:id="693"/>
      <w:bookmarkEnd w:id="694"/>
      <w:bookmarkEnd w:id="695"/>
      <w:r>
        <w:lastRenderedPageBreak/>
        <w:t>Zaključak</w:t>
      </w:r>
      <w:bookmarkEnd w:id="696"/>
    </w:p>
    <w:p w14:paraId="0F222B96" w14:textId="77777777" w:rsidR="00517A6A" w:rsidRDefault="00517A6A" w:rsidP="00C076E2">
      <w:pPr>
        <w:ind w:firstLine="0"/>
      </w:pPr>
    </w:p>
    <w:p w14:paraId="2CEECB52" w14:textId="77777777" w:rsidR="005D3A94" w:rsidRDefault="005D3A94" w:rsidP="00C076E2">
      <w:pPr>
        <w:ind w:firstLine="0"/>
      </w:pPr>
    </w:p>
    <w:p w14:paraId="5FFADA9C" w14:textId="77777777" w:rsidR="005D3A94" w:rsidRDefault="005D3A94" w:rsidP="00C076E2">
      <w:pPr>
        <w:ind w:firstLine="0"/>
      </w:pPr>
    </w:p>
    <w:p w14:paraId="35A17A00" w14:textId="77777777" w:rsidR="0055675B" w:rsidRDefault="009543C1" w:rsidP="0055675B">
      <w:pPr>
        <w:rPr>
          <w:ins w:id="697" w:author="sstojanovic" w:date="2019-10-29T13:59:00Z"/>
        </w:rPr>
        <w:sectPr w:rsidR="0055675B" w:rsidSect="00B74C53">
          <w:headerReference w:type="default" r:id="rId38"/>
          <w:pgSz w:w="11907" w:h="16840" w:code="9"/>
          <w:pgMar w:top="1134" w:right="1418" w:bottom="1134" w:left="1418" w:header="567" w:footer="567" w:gutter="0"/>
          <w:cols w:space="720"/>
        </w:sectPr>
      </w:pPr>
      <w:r>
        <w:rPr>
          <w:lang w:val="sl-SI"/>
        </w:rPr>
        <w:t>U ovom radu dat je opis izrade i funkcionisanja</w:t>
      </w:r>
      <w:r>
        <w:t xml:space="preserve"> grafičke korisničke sprege za uređivanje</w:t>
      </w:r>
      <w:r w:rsidR="00C51F7F">
        <w:t xml:space="preserve"> dokumenata</w:t>
      </w:r>
      <w:r w:rsidR="002C340B">
        <w:t xml:space="preserve"> za prikaz AATR rezultata u</w:t>
      </w:r>
      <w:r>
        <w:t xml:space="preserve"> XML</w:t>
      </w:r>
      <w:r w:rsidR="002C340B">
        <w:t xml:space="preserve"> formatu</w:t>
      </w:r>
      <w:r>
        <w:t>.</w:t>
      </w:r>
      <w:r w:rsidR="009C4B4F">
        <w:t xml:space="preserve"> </w:t>
      </w:r>
      <w:r>
        <w:t xml:space="preserve"> </w:t>
      </w:r>
      <w:r w:rsidR="009C4B4F">
        <w:t>Implementir</w:t>
      </w:r>
      <w:r w:rsidR="004A418F">
        <w:t>ana je aplikacija koja omogućava</w:t>
      </w:r>
      <w:r w:rsidR="009C4B4F">
        <w:t xml:space="preserve"> </w:t>
      </w:r>
      <w:r>
        <w:t>korisniku sve osnovne operacije koje su potrebne za uspešnu izmenu dokumenata</w:t>
      </w:r>
      <w:r w:rsidR="009C4B4F">
        <w:t xml:space="preserve"> za prikaz AAT rezultata u XML formatu</w:t>
      </w:r>
      <w:r>
        <w:t>, uključujući učitavanje dokumenata, njihovo čuvanje u različitim formatima, kao i dodavanje i uklanjanje željenih XML elemenata.</w:t>
      </w:r>
      <w:r w:rsidR="000060A7">
        <w:t xml:space="preserve"> </w:t>
      </w:r>
      <w:r w:rsidR="0006011B">
        <w:t>Time je p</w:t>
      </w:r>
      <w:r w:rsidR="000060A7">
        <w:t>okazano je da se</w:t>
      </w:r>
      <w:del w:id="698" w:author="sstojanovic" w:date="2019-10-29T13:34:00Z">
        <w:r w:rsidR="000060A7" w:rsidDel="00151BBD">
          <w:delText xml:space="preserve"> i</w:delText>
        </w:r>
      </w:del>
      <w:r w:rsidR="000060A7">
        <w:t xml:space="preserve"> u </w:t>
      </w:r>
      <w:r w:rsidR="000060A7" w:rsidRPr="000060A7">
        <w:rPr>
          <w:i/>
        </w:rPr>
        <w:t>Python</w:t>
      </w:r>
      <w:r w:rsidR="000060A7">
        <w:t xml:space="preserve"> grafičkom okruženju može napraviti aplikacija koja</w:t>
      </w:r>
      <w:ins w:id="699" w:author="sstojanovic" w:date="2019-10-29T13:33:00Z">
        <w:r w:rsidR="00151BBD">
          <w:t xml:space="preserve"> po broju funkcionalnosti i brzini izvršavanja</w:t>
        </w:r>
      </w:ins>
      <w:r w:rsidR="000060A7">
        <w:t xml:space="preserve"> uspešno može da parira aplikacijama napisanim u </w:t>
      </w:r>
      <w:ins w:id="700" w:author="sstojanovic" w:date="2019-10-01T12:20:00Z">
        <w:r w:rsidR="00BA32D2">
          <w:t xml:space="preserve">programskim jezicima kao što su </w:t>
        </w:r>
      </w:ins>
      <w:r w:rsidR="000060A7" w:rsidRPr="000060A7">
        <w:rPr>
          <w:i/>
        </w:rPr>
        <w:t>C#</w:t>
      </w:r>
      <w:r w:rsidR="000060A7">
        <w:t xml:space="preserve"> </w:t>
      </w:r>
      <w:proofErr w:type="gramStart"/>
      <w:r w:rsidR="000060A7">
        <w:t>ili</w:t>
      </w:r>
      <w:proofErr w:type="gramEnd"/>
      <w:r w:rsidR="000060A7">
        <w:t xml:space="preserve"> </w:t>
      </w:r>
      <w:r w:rsidR="000060A7" w:rsidRPr="000060A7">
        <w:rPr>
          <w:i/>
        </w:rPr>
        <w:t>Java</w:t>
      </w:r>
      <w:del w:id="701" w:author="sstojanovic" w:date="2019-10-01T12:20:00Z">
        <w:r w:rsidR="000060A7" w:rsidDel="00BA32D2">
          <w:delText xml:space="preserve"> programskom jeziku</w:delText>
        </w:r>
      </w:del>
      <w:r w:rsidR="000060A7">
        <w:t>.</w:t>
      </w:r>
    </w:p>
    <w:p w14:paraId="0ED217FD" w14:textId="77777777" w:rsidR="009543C1" w:rsidDel="0055675B" w:rsidRDefault="009543C1" w:rsidP="00EA22B9">
      <w:pPr>
        <w:rPr>
          <w:del w:id="702" w:author="sstojanovic" w:date="2019-10-29T13:59:00Z"/>
        </w:rPr>
      </w:pPr>
    </w:p>
    <w:p w14:paraId="2CEEEB0D" w14:textId="77777777" w:rsidR="00FB7F8A" w:rsidDel="00FB7F8A" w:rsidRDefault="009543C1" w:rsidP="0055675B">
      <w:pPr>
        <w:rPr>
          <w:del w:id="703" w:author="sstojanovic" w:date="2019-10-29T14:53:00Z"/>
        </w:rPr>
        <w:sectPr w:rsidR="00FB7F8A" w:rsidDel="00FB7F8A" w:rsidSect="0055675B">
          <w:type w:val="continuous"/>
          <w:pgSz w:w="11907" w:h="16840" w:code="9"/>
          <w:pgMar w:top="1134" w:right="1418" w:bottom="1134" w:left="1418" w:header="567" w:footer="567" w:gutter="0"/>
          <w:cols w:space="720"/>
        </w:sectPr>
      </w:pPr>
      <w:r>
        <w:t xml:space="preserve">Za implementaciju korišćen je programski jezik </w:t>
      </w:r>
      <w:r w:rsidR="00FA53E4" w:rsidRPr="00FA53E4">
        <w:rPr>
          <w:i/>
          <w:rPrChange w:id="704" w:author="sstojanovic" w:date="2019-10-01T12:20:00Z">
            <w:rPr/>
          </w:rPrChange>
        </w:rPr>
        <w:t>Python</w:t>
      </w:r>
      <w:r>
        <w:t xml:space="preserve">, zajedno </w:t>
      </w:r>
      <w:proofErr w:type="gramStart"/>
      <w:r>
        <w:t>sa</w:t>
      </w:r>
      <w:proofErr w:type="gramEnd"/>
      <w:r>
        <w:t xml:space="preserve"> bibliotekom za elemente grafičke sprege </w:t>
      </w:r>
      <w:r w:rsidR="00FA53E4" w:rsidRPr="00FA53E4">
        <w:rPr>
          <w:i/>
          <w:rPrChange w:id="705" w:author="sstojanovic" w:date="2019-10-01T12:20:00Z">
            <w:rPr/>
          </w:rPrChange>
        </w:rPr>
        <w:t>wxpython</w:t>
      </w:r>
      <w:r>
        <w:t xml:space="preserve">, metodama biblioteke </w:t>
      </w:r>
      <w:r w:rsidRPr="00F94E52">
        <w:rPr>
          <w:i/>
        </w:rPr>
        <w:t>json</w:t>
      </w:r>
      <w:r>
        <w:t xml:space="preserve"> za učitavanje i </w:t>
      </w:r>
      <w:r w:rsidRPr="00F94E52">
        <w:rPr>
          <w:i/>
        </w:rPr>
        <w:t>jinja2</w:t>
      </w:r>
      <w:r>
        <w:t xml:space="preserve"> šablonom za čuvanje podataka. </w:t>
      </w:r>
      <w:r w:rsidR="001463DE">
        <w:t xml:space="preserve">Za razvojno okruženje odabran je </w:t>
      </w:r>
      <w:r w:rsidR="00FA53E4" w:rsidRPr="00FA53E4">
        <w:rPr>
          <w:i/>
          <w:rPrChange w:id="706" w:author="sstojanovic" w:date="2019-10-29T13:34:00Z">
            <w:rPr/>
          </w:rPrChange>
        </w:rPr>
        <w:t>Microsoft Visual Studio Code</w:t>
      </w:r>
      <w:r w:rsidR="001463DE">
        <w:t xml:space="preserve"> zbog svoje dostupnosti i širokog spektra mogućnosti. Iz istih razloga, pri izradi grafičke predstave aplikacije korišćen je alat </w:t>
      </w:r>
      <w:r w:rsidR="00FA53E4" w:rsidRPr="00FA53E4">
        <w:rPr>
          <w:i/>
          <w:rPrChange w:id="707" w:author="sstojanovic" w:date="2019-10-01T12:20:00Z">
            <w:rPr/>
          </w:rPrChange>
        </w:rPr>
        <w:t>wxFormBuilder</w:t>
      </w:r>
      <w:r w:rsidR="001463DE">
        <w:t>.</w:t>
      </w:r>
    </w:p>
    <w:p w14:paraId="64BC16A8" w14:textId="77777777" w:rsidR="0055675B" w:rsidRDefault="0055675B" w:rsidP="00FB7F8A">
      <w:pPr>
        <w:sectPr w:rsidR="0055675B" w:rsidSect="00FB7F8A">
          <w:pgSz w:w="11907" w:h="16840" w:code="9"/>
          <w:pgMar w:top="1134" w:right="1418" w:bottom="1134" w:left="1418" w:header="567" w:footer="567" w:gutter="0"/>
          <w:cols w:space="720"/>
        </w:sectPr>
      </w:pPr>
    </w:p>
    <w:p w14:paraId="1EBE0912" w14:textId="77777777" w:rsidR="005D3FD3" w:rsidRDefault="00FB7F8A">
      <w:pPr>
        <w:ind w:firstLine="0"/>
        <w:rPr>
          <w:del w:id="708" w:author="sstojanovic" w:date="2019-10-29T13:59:00Z"/>
        </w:rPr>
        <w:pPrChange w:id="709" w:author="sstojanovic" w:date="2019-10-29T14:51:00Z">
          <w:pPr/>
        </w:pPrChange>
      </w:pPr>
      <w:ins w:id="710" w:author="sstojanovic" w:date="2019-10-29T14:54:00Z">
        <w:r>
          <w:lastRenderedPageBreak/>
          <w:tab/>
        </w:r>
      </w:ins>
    </w:p>
    <w:p w14:paraId="7B6EA970" w14:textId="77777777" w:rsidR="001463DE" w:rsidRPr="009543C1" w:rsidRDefault="001463DE" w:rsidP="00FB7F8A">
      <w:pPr>
        <w:ind w:firstLine="0"/>
        <w:sectPr w:rsidR="001463DE" w:rsidRPr="009543C1" w:rsidSect="0055675B">
          <w:type w:val="continuous"/>
          <w:pgSz w:w="11907" w:h="16840" w:code="9"/>
          <w:pgMar w:top="1134" w:right="1418" w:bottom="1134" w:left="1418" w:header="567" w:footer="567" w:gutter="0"/>
          <w:cols w:space="720"/>
        </w:sectPr>
      </w:pPr>
      <w:commentRangeStart w:id="711"/>
      <w:commentRangeStart w:id="712"/>
      <w:r>
        <w:t>Realizovana aplikacija pruža sve funkcionalnosti za osnovne potrebe izmene i čuvanja AATR XML dokumenata</w:t>
      </w:r>
      <w:ins w:id="713" w:author="sstojanovic" w:date="2019-10-29T14:47:00Z">
        <w:r w:rsidR="00FB7F8A">
          <w:t xml:space="preserve">. Brzina izvršavanja kao i preglednost aplikacije su povećane u odnosu </w:t>
        </w:r>
        <w:proofErr w:type="gramStart"/>
        <w:r w:rsidR="00FB7F8A">
          <w:t>na</w:t>
        </w:r>
        <w:proofErr w:type="gramEnd"/>
        <w:r w:rsidR="00FB7F8A">
          <w:t xml:space="preserve"> prethodno korišćeni alat.</w:t>
        </w:r>
      </w:ins>
      <w:ins w:id="714" w:author="sstojanovic" w:date="2019-10-29T14:48:00Z">
        <w:r w:rsidR="00FB7F8A">
          <w:t xml:space="preserve"> Prenosivost je još jedna prednost ovog rešenja, jer njegovo pokretanje </w:t>
        </w:r>
      </w:ins>
      <w:ins w:id="715" w:author="sstojanovic" w:date="2019-10-29T14:50:00Z">
        <w:r w:rsidR="00FB7F8A">
          <w:t>I</w:t>
        </w:r>
      </w:ins>
      <w:ins w:id="716" w:author="sstojanovic" w:date="2019-10-29T14:48:00Z">
        <w:r w:rsidR="00FB7F8A">
          <w:t xml:space="preserve"> </w:t>
        </w:r>
      </w:ins>
      <w:ins w:id="717" w:author="sstojanovic" w:date="2019-10-29T14:50:00Z">
        <w:r w:rsidR="00FB7F8A">
          <w:t xml:space="preserve">korišćenje ne zahteva nikakva prethodna podešavanja </w:t>
        </w:r>
        <w:proofErr w:type="gramStart"/>
        <w:r w:rsidR="00FB7F8A">
          <w:t>ni</w:t>
        </w:r>
        <w:proofErr w:type="gramEnd"/>
        <w:r w:rsidR="00FB7F8A">
          <w:t xml:space="preserve"> instalacije.</w:t>
        </w:r>
      </w:ins>
      <w:del w:id="718" w:author="sstojanovic" w:date="2019-10-29T14:47:00Z">
        <w:r w:rsidDel="00FB7F8A">
          <w:delText>,</w:delText>
        </w:r>
      </w:del>
      <w:r>
        <w:t xml:space="preserve"> </w:t>
      </w:r>
      <w:ins w:id="719" w:author="sstojanovic" w:date="2019-10-29T14:50:00Z">
        <w:r w:rsidR="00FB7F8A">
          <w:t>T</w:t>
        </w:r>
      </w:ins>
      <w:del w:id="720" w:author="sstojanovic" w:date="2019-10-29T14:50:00Z">
        <w:r w:rsidDel="00FB7F8A">
          <w:delText>ali</w:delText>
        </w:r>
        <w:r w:rsidR="00C51F7F" w:rsidDel="00FB7F8A">
          <w:delText xml:space="preserve"> t</w:delText>
        </w:r>
      </w:del>
      <w:r w:rsidR="00C51F7F">
        <w:t>akođe</w:t>
      </w:r>
      <w:ins w:id="721" w:author="sstojanovic" w:date="2019-10-29T14:51:00Z">
        <w:r w:rsidR="00FB7F8A">
          <w:t>,</w:t>
        </w:r>
      </w:ins>
      <w:r>
        <w:t xml:space="preserve"> postoji veliki broj mogućih proširenja datog r</w:t>
      </w:r>
      <w:r w:rsidR="009C4B4F">
        <w:t>ešenja zadatka, kao što su</w:t>
      </w:r>
      <w:r>
        <w:t xml:space="preserve"> omogućavanje korisniku rad </w:t>
      </w:r>
      <w:proofErr w:type="gramStart"/>
      <w:r>
        <w:t>sa</w:t>
      </w:r>
      <w:proofErr w:type="gramEnd"/>
      <w:r>
        <w:t xml:space="preserve"> XML datotekama bilo kog oblika</w:t>
      </w:r>
      <w:r w:rsidR="004D7165">
        <w:t xml:space="preserve"> pored AATR</w:t>
      </w:r>
      <w:r w:rsidR="002C340B">
        <w:t xml:space="preserve"> (npr. AIT i SIT)</w:t>
      </w:r>
      <w:r w:rsidR="004D7165">
        <w:t>, dodavanje komande za poništavanje poslednjeg unosa (</w:t>
      </w:r>
      <w:ins w:id="722" w:author="sstojanovic" w:date="2019-10-01T12:20:00Z">
        <w:r w:rsidR="00BA32D2">
          <w:t xml:space="preserve">eng. </w:t>
        </w:r>
      </w:ins>
      <w:r w:rsidR="00FA53E4" w:rsidRPr="00FA53E4">
        <w:rPr>
          <w:i/>
          <w:rPrChange w:id="723" w:author="sstojanovic" w:date="2019-10-01T12:20:00Z">
            <w:rPr/>
          </w:rPrChange>
        </w:rPr>
        <w:t>Undo</w:t>
      </w:r>
      <w:r w:rsidR="004D7165">
        <w:t>), implementacija mogućnosti čuvanja podataka u više različitih formata,</w:t>
      </w:r>
      <w:r w:rsidR="003D0151">
        <w:t xml:space="preserve"> </w:t>
      </w:r>
      <w:r w:rsidR="002B240A">
        <w:t>funkcionisanje aplikacije</w:t>
      </w:r>
      <w:r w:rsidR="003D0151">
        <w:t xml:space="preserve"> </w:t>
      </w:r>
      <w:proofErr w:type="gramStart"/>
      <w:r w:rsidR="003D0151">
        <w:t>na</w:t>
      </w:r>
      <w:proofErr w:type="gramEnd"/>
      <w:r w:rsidR="003D0151">
        <w:t xml:space="preserve"> više različitih</w:t>
      </w:r>
      <w:r w:rsidR="002B240A">
        <w:t xml:space="preserve"> platformi</w:t>
      </w:r>
      <w:r w:rsidR="003D0151">
        <w:t>,</w:t>
      </w:r>
      <w:r w:rsidR="004D7165">
        <w:t xml:space="preserve"> i drugo.</w:t>
      </w:r>
      <w:commentRangeEnd w:id="711"/>
      <w:r w:rsidR="00403159">
        <w:rPr>
          <w:rStyle w:val="CommentReference"/>
          <w:lang w:eastAsia="ar-SA"/>
        </w:rPr>
        <w:commentReference w:id="711"/>
      </w:r>
      <w:commentRangeEnd w:id="712"/>
      <w:r w:rsidR="00A64C0D">
        <w:rPr>
          <w:rStyle w:val="CommentReference"/>
          <w:lang w:eastAsia="ar-SA"/>
        </w:rPr>
        <w:commentReference w:id="712"/>
      </w:r>
    </w:p>
    <w:p w14:paraId="5F672CD7" w14:textId="77777777" w:rsidR="00517A6A" w:rsidRDefault="00B534BC">
      <w:pPr>
        <w:pStyle w:val="Heading1"/>
        <w:rPr>
          <w:lang w:val="sl-SI"/>
        </w:rPr>
      </w:pPr>
      <w:bookmarkStart w:id="724" w:name="_Literatura"/>
      <w:bookmarkStart w:id="725" w:name="_Toc23253395"/>
      <w:bookmarkEnd w:id="724"/>
      <w:r>
        <w:lastRenderedPageBreak/>
        <w:t>Literatura</w:t>
      </w:r>
      <w:bookmarkEnd w:id="725"/>
    </w:p>
    <w:p w14:paraId="14301763" w14:textId="77777777" w:rsidR="00C076E2" w:rsidRDefault="00EE1203" w:rsidP="00C076E2">
      <w:pPr>
        <w:numPr>
          <w:ilvl w:val="0"/>
          <w:numId w:val="5"/>
        </w:numPr>
        <w:suppressAutoHyphens/>
      </w:pPr>
      <w:r>
        <w:t xml:space="preserve"> </w:t>
      </w:r>
      <w:r w:rsidRPr="00EE1203">
        <w:t xml:space="preserve">Al Sweigart: </w:t>
      </w:r>
      <w:r w:rsidRPr="00EE1203">
        <w:rPr>
          <w:i/>
        </w:rPr>
        <w:t>Automate the Boring Stuff with Python</w:t>
      </w:r>
      <w:r w:rsidRPr="00EE1203">
        <w:t>, 2015.</w:t>
      </w:r>
    </w:p>
    <w:p w14:paraId="13FDFE4B" w14:textId="77777777" w:rsidR="00C076E2" w:rsidRDefault="00EE1203" w:rsidP="00C076E2">
      <w:pPr>
        <w:numPr>
          <w:ilvl w:val="0"/>
          <w:numId w:val="5"/>
        </w:numPr>
        <w:suppressAutoHyphens/>
      </w:pPr>
      <w:r>
        <w:t xml:space="preserve"> </w:t>
      </w:r>
      <w:r w:rsidRPr="00EE1203">
        <w:t xml:space="preserve">Mark Lutz: </w:t>
      </w:r>
      <w:r w:rsidRPr="00EE1203">
        <w:rPr>
          <w:i/>
        </w:rPr>
        <w:t>Programming Python</w:t>
      </w:r>
      <w:r w:rsidRPr="00EE1203">
        <w:t>, 2014.</w:t>
      </w:r>
    </w:p>
    <w:p w14:paraId="1211481C" w14:textId="77777777" w:rsidR="00C076E2" w:rsidRPr="00851FDF" w:rsidRDefault="00EE1203" w:rsidP="00C076E2">
      <w:pPr>
        <w:numPr>
          <w:ilvl w:val="0"/>
          <w:numId w:val="5"/>
        </w:numPr>
        <w:suppressAutoHyphens/>
      </w:pPr>
      <w:r>
        <w:t xml:space="preserve"> </w:t>
      </w:r>
      <w:r w:rsidRPr="00EE1203">
        <w:t xml:space="preserve">Noel Rappin, Robin Dunn: </w:t>
      </w:r>
      <w:r w:rsidRPr="00EE1203">
        <w:rPr>
          <w:i/>
        </w:rPr>
        <w:t>wxPython in Action</w:t>
      </w:r>
      <w:r w:rsidRPr="00EE1203">
        <w:t>, 2006.</w:t>
      </w:r>
    </w:p>
    <w:p w14:paraId="3C080AE0" w14:textId="77777777" w:rsidR="00C076E2" w:rsidRPr="00851FDF" w:rsidRDefault="00EE1203" w:rsidP="00C076E2">
      <w:pPr>
        <w:numPr>
          <w:ilvl w:val="0"/>
          <w:numId w:val="5"/>
        </w:numPr>
        <w:suppressAutoHyphens/>
      </w:pPr>
      <w:r>
        <w:t xml:space="preserve"> </w:t>
      </w:r>
      <w:r w:rsidRPr="00EE1203">
        <w:t xml:space="preserve">Mike Driscoll: </w:t>
      </w:r>
      <w:r w:rsidRPr="00EE1203">
        <w:rPr>
          <w:i/>
        </w:rPr>
        <w:t>WxPython Recipes: A Problem - Solution Approach</w:t>
      </w:r>
      <w:r w:rsidRPr="00EE1203">
        <w:t>, 2017.</w:t>
      </w:r>
    </w:p>
    <w:p w14:paraId="1B960FC4" w14:textId="77777777" w:rsidR="00C076E2" w:rsidRDefault="00EE1203" w:rsidP="00C076E2">
      <w:pPr>
        <w:numPr>
          <w:ilvl w:val="0"/>
          <w:numId w:val="5"/>
        </w:numPr>
        <w:suppressAutoHyphens/>
      </w:pPr>
      <w:r>
        <w:t xml:space="preserve"> </w:t>
      </w:r>
      <w:r w:rsidRPr="00EE1203">
        <w:t xml:space="preserve">Cody Precord: </w:t>
      </w:r>
      <w:r w:rsidRPr="00EE1203">
        <w:rPr>
          <w:i/>
        </w:rPr>
        <w:t xml:space="preserve">WxPython 2.8: Application Development </w:t>
      </w:r>
      <w:proofErr w:type="gramStart"/>
      <w:r w:rsidRPr="00EE1203">
        <w:rPr>
          <w:i/>
        </w:rPr>
        <w:t>Cookbook :</w:t>
      </w:r>
      <w:proofErr w:type="gramEnd"/>
      <w:r w:rsidRPr="00EE1203">
        <w:rPr>
          <w:i/>
        </w:rPr>
        <w:t xml:space="preserve"> Quickly Create Robust, Reliable and Reusable WxPython Applications</w:t>
      </w:r>
      <w:r w:rsidRPr="00EE1203">
        <w:t>, 2010.</w:t>
      </w:r>
    </w:p>
    <w:p w14:paraId="66E78441" w14:textId="77777777" w:rsidR="00773B01" w:rsidRDefault="00EE1203" w:rsidP="00EB74B3">
      <w:pPr>
        <w:numPr>
          <w:ilvl w:val="0"/>
          <w:numId w:val="5"/>
        </w:numPr>
        <w:suppressAutoHyphens/>
      </w:pPr>
      <w:r>
        <w:t xml:space="preserve"> </w:t>
      </w:r>
      <w:r w:rsidR="00EB74B3">
        <w:t xml:space="preserve">wxPython API documentation </w:t>
      </w:r>
      <w:hyperlink r:id="rId39" w:history="1">
        <w:r>
          <w:rPr>
            <w:rStyle w:val="Hyperlink"/>
          </w:rPr>
          <w:t>https://wxpython.org/Phoenix/docs/html/</w:t>
        </w:r>
      </w:hyperlink>
      <w:r w:rsidR="00773B01">
        <w:t>,</w:t>
      </w:r>
    </w:p>
    <w:p w14:paraId="5AC99857" w14:textId="77777777" w:rsidR="00EB74B3" w:rsidRDefault="00EE1203" w:rsidP="00773B01">
      <w:pPr>
        <w:suppressAutoHyphens/>
        <w:ind w:firstLine="720"/>
      </w:pPr>
      <w:proofErr w:type="gramStart"/>
      <w:r>
        <w:t>pristupano</w:t>
      </w:r>
      <w:proofErr w:type="gramEnd"/>
      <w:r>
        <w:t xml:space="preserve"> 16.8.2019.</w:t>
      </w:r>
    </w:p>
    <w:p w14:paraId="02E61C93" w14:textId="77777777" w:rsidR="00EE1203" w:rsidRDefault="00EE1203" w:rsidP="00EB74B3">
      <w:pPr>
        <w:numPr>
          <w:ilvl w:val="0"/>
          <w:numId w:val="5"/>
        </w:numPr>
        <w:suppressAutoHyphens/>
      </w:pPr>
      <w:r>
        <w:t xml:space="preserve"> </w:t>
      </w:r>
      <w:proofErr w:type="gramStart"/>
      <w:r w:rsidR="00EB74B3">
        <w:t>wxPyWiki</w:t>
      </w:r>
      <w:proofErr w:type="gramEnd"/>
      <w:r w:rsidR="00EB74B3">
        <w:t xml:space="preserve"> </w:t>
      </w:r>
      <w:hyperlink r:id="rId40" w:history="1">
        <w:r>
          <w:rPr>
            <w:rStyle w:val="Hyperlink"/>
          </w:rPr>
          <w:t>https://wiki.wxpython.org/</w:t>
        </w:r>
      </w:hyperlink>
      <w:r>
        <w:t>, pristupano 16.8.2019.</w:t>
      </w:r>
    </w:p>
    <w:p w14:paraId="50E2D425" w14:textId="77777777" w:rsidR="00EE1203" w:rsidRDefault="00EB74B3" w:rsidP="00EB74B3">
      <w:pPr>
        <w:numPr>
          <w:ilvl w:val="0"/>
          <w:numId w:val="5"/>
        </w:numPr>
        <w:suppressAutoHyphens/>
      </w:pPr>
      <w:r>
        <w:t xml:space="preserve"> Python tutorials </w:t>
      </w:r>
      <w:hyperlink r:id="rId41" w:history="1">
        <w:r w:rsidR="00EE1203">
          <w:rPr>
            <w:rStyle w:val="Hyperlink"/>
          </w:rPr>
          <w:t>https://pythonspot.com/</w:t>
        </w:r>
      </w:hyperlink>
      <w:r w:rsidR="00EE1203">
        <w:t>, pristupano 16.8.2019.</w:t>
      </w:r>
    </w:p>
    <w:p w14:paraId="28F177BF" w14:textId="77777777" w:rsidR="00517A6A" w:rsidRDefault="00517A6A" w:rsidP="00C076E2">
      <w:pPr>
        <w:ind w:left="851" w:firstLine="0"/>
        <w:jc w:val="left"/>
        <w:rPr>
          <w:lang w:val="sl-SI"/>
        </w:rPr>
      </w:pPr>
    </w:p>
    <w:sectPr w:rsidR="00517A6A" w:rsidSect="00B74C53">
      <w:headerReference w:type="default" r:id="rId42"/>
      <w:pgSz w:w="11907" w:h="16840" w:code="9"/>
      <w:pgMar w:top="1134" w:right="1418" w:bottom="1134" w:left="1418" w:header="567" w:footer="567"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ogdan Pavkovic" w:date="2019-12-17T10:30:00Z" w:initials="BP">
    <w:p w14:paraId="7044A35D" w14:textId="77777777" w:rsidR="005D3FD3" w:rsidRPr="005D3FD3" w:rsidRDefault="005D3FD3">
      <w:pPr>
        <w:pStyle w:val="CommentText"/>
      </w:pPr>
      <w:r w:rsidRPr="005D3FD3">
        <w:rPr>
          <w:rStyle w:val="CommentReference"/>
        </w:rPr>
        <w:annotationRef/>
      </w:r>
      <w:r w:rsidRPr="005D3FD3">
        <w:t>Алата за измену</w:t>
      </w:r>
    </w:p>
  </w:comment>
  <w:comment w:id="3" w:author="Stefan Stojanovic" w:date="2020-02-26T09:52:00Z" w:initials="SS">
    <w:p w14:paraId="614EF97D" w14:textId="77777777" w:rsidR="00AE6F5C" w:rsidRDefault="00AE6F5C">
      <w:pPr>
        <w:pStyle w:val="CommentText"/>
      </w:pPr>
      <w:r>
        <w:rPr>
          <w:rStyle w:val="CommentReference"/>
        </w:rPr>
        <w:annotationRef/>
      </w:r>
      <w:r>
        <w:t>Izmenjeno</w:t>
      </w:r>
    </w:p>
  </w:comment>
  <w:comment w:id="4" w:author="Stefan Stojanovic" w:date="2020-02-26T09:55:00Z" w:initials="SS">
    <w:p w14:paraId="678B4027" w14:textId="16A7510D" w:rsidR="00A64C0D" w:rsidRDefault="00A64C0D">
      <w:pPr>
        <w:pStyle w:val="CommentText"/>
      </w:pPr>
      <w:r>
        <w:rPr>
          <w:rStyle w:val="CommentReference"/>
        </w:rPr>
        <w:annotationRef/>
      </w:r>
      <w:r>
        <w:t>S obzirom na to da prvobitni naslov rada sadrži reč “editor”, da li ovu promenu treba izvršiti u svakom spominjanju teme, u radu i u ostalim dokumentima vezanim za njega?</w:t>
      </w:r>
    </w:p>
  </w:comment>
  <w:comment w:id="32" w:author="Bogdan Pavkovic" w:date="2019-12-17T10:30:00Z" w:initials="BP">
    <w:p w14:paraId="2DC611F8" w14:textId="77777777" w:rsidR="005D3FD3" w:rsidRPr="005D3FD3" w:rsidRDefault="005D3FD3">
      <w:pPr>
        <w:pStyle w:val="CommentText"/>
      </w:pPr>
      <w:r w:rsidRPr="00235CA8">
        <w:rPr>
          <w:rStyle w:val="CommentReference"/>
          <w:color w:val="FF0000"/>
        </w:rPr>
        <w:annotationRef/>
      </w:r>
      <w:r w:rsidRPr="005D3FD3">
        <w:t>Прочитај свеукупно упутство из укрцавања!</w:t>
      </w:r>
    </w:p>
  </w:comment>
  <w:comment w:id="33" w:author="Stefan Stojanovic" w:date="2020-02-26T09:55:00Z" w:initials="SS">
    <w:p w14:paraId="522F8C8C" w14:textId="13FED928" w:rsidR="00A64C0D" w:rsidRDefault="00A64C0D">
      <w:pPr>
        <w:pStyle w:val="CommentText"/>
      </w:pPr>
      <w:r>
        <w:rPr>
          <w:rStyle w:val="CommentReference"/>
        </w:rPr>
        <w:annotationRef/>
      </w:r>
      <w:r>
        <w:t>Ubačena zahvalnica</w:t>
      </w:r>
    </w:p>
  </w:comment>
  <w:comment w:id="48" w:author="Bogdan Pavkovic" w:date="2019-12-17T10:30:00Z" w:initials="BP">
    <w:p w14:paraId="3FF873DD" w14:textId="77777777" w:rsidR="005D3FD3" w:rsidRPr="005D3FD3" w:rsidRDefault="005D3FD3">
      <w:pPr>
        <w:pStyle w:val="CommentText"/>
      </w:pPr>
      <w:r w:rsidRPr="005D3FD3">
        <w:rPr>
          <w:rStyle w:val="CommentReference"/>
        </w:rPr>
        <w:annotationRef/>
      </w:r>
      <w:r w:rsidRPr="005D3FD3">
        <w:t>Рогобатно – посветити пажњу стилу писања кроз цео дипломски – краће језгровитије реченице</w:t>
      </w:r>
    </w:p>
  </w:comment>
  <w:comment w:id="49" w:author="Stefan Stojanovic" w:date="2020-02-26T09:56:00Z" w:initials="SS">
    <w:p w14:paraId="782F4248" w14:textId="32B0D946" w:rsidR="00A64C0D" w:rsidRDefault="00A64C0D">
      <w:pPr>
        <w:pStyle w:val="CommentText"/>
      </w:pPr>
      <w:r>
        <w:rPr>
          <w:rStyle w:val="CommentReference"/>
        </w:rPr>
        <w:annotationRef/>
      </w:r>
      <w:r>
        <w:t>Prepravljen stil pisanja kroz ceo rad</w:t>
      </w:r>
    </w:p>
  </w:comment>
  <w:comment w:id="56" w:author="Bogdan Pavkovic" w:date="2019-12-17T10:30:00Z" w:initials="BP">
    <w:p w14:paraId="3FD913F4" w14:textId="77777777" w:rsidR="005D3FD3" w:rsidRPr="005D3FD3" w:rsidRDefault="005D3FD3">
      <w:pPr>
        <w:pStyle w:val="CommentText"/>
      </w:pPr>
      <w:r w:rsidRPr="005D3FD3">
        <w:rPr>
          <w:rStyle w:val="CommentReference"/>
        </w:rPr>
        <w:annotationRef/>
      </w:r>
      <w:r w:rsidRPr="005D3FD3">
        <w:t>Укрцавање упутство за енглеске скраћенице</w:t>
      </w:r>
    </w:p>
  </w:comment>
  <w:comment w:id="57" w:author="sstojanovic" w:date="2019-12-17T10:30:00Z" w:initials="s">
    <w:p w14:paraId="05DF5D9F" w14:textId="77777777" w:rsidR="005D3FD3" w:rsidRDefault="005D3FD3">
      <w:pPr>
        <w:pStyle w:val="CommentText"/>
      </w:pPr>
      <w:r>
        <w:rPr>
          <w:rStyle w:val="CommentReference"/>
        </w:rPr>
        <w:annotationRef/>
      </w:r>
      <w:r>
        <w:t>Prepravljene skraćenice</w:t>
      </w:r>
    </w:p>
  </w:comment>
  <w:comment w:id="62" w:author="Bogdan Pavkovic" w:date="2019-12-17T10:30:00Z" w:initials="BP">
    <w:p w14:paraId="65175867" w14:textId="77777777" w:rsidR="005D3FD3" w:rsidRPr="005D3FD3" w:rsidRDefault="005D3FD3">
      <w:pPr>
        <w:pStyle w:val="CommentText"/>
      </w:pPr>
      <w:r w:rsidRPr="005D3FD3">
        <w:rPr>
          <w:rStyle w:val="CommentReference"/>
        </w:rPr>
        <w:annotationRef/>
      </w:r>
      <w:r w:rsidRPr="005D3FD3">
        <w:t>Електронска управљачка јединица</w:t>
      </w:r>
    </w:p>
  </w:comment>
  <w:comment w:id="67" w:author="Bogdan Pavkovic" w:date="2019-12-17T10:30:00Z" w:initials="BP">
    <w:p w14:paraId="4BA757BC" w14:textId="77777777" w:rsidR="005D3FD3" w:rsidRPr="005D3FD3" w:rsidRDefault="005D3FD3">
      <w:pPr>
        <w:pStyle w:val="CommentText"/>
      </w:pPr>
      <w:r w:rsidRPr="005D3FD3">
        <w:rPr>
          <w:rStyle w:val="CommentReference"/>
        </w:rPr>
        <w:annotationRef/>
      </w:r>
      <w:r w:rsidRPr="005D3FD3">
        <w:t xml:space="preserve">Проширити значајно </w:t>
      </w:r>
    </w:p>
  </w:comment>
  <w:comment w:id="68" w:author="Stefan Stojanovic" w:date="2020-02-26T09:57:00Z" w:initials="SS">
    <w:p w14:paraId="37DA497C" w14:textId="156A88DA" w:rsidR="00A64C0D" w:rsidRDefault="00A64C0D">
      <w:pPr>
        <w:pStyle w:val="CommentText"/>
      </w:pPr>
      <w:r>
        <w:rPr>
          <w:rStyle w:val="CommentReference"/>
        </w:rPr>
        <w:annotationRef/>
      </w:r>
      <w:r>
        <w:t>Prošireno poglavlje</w:t>
      </w:r>
    </w:p>
  </w:comment>
  <w:comment w:id="179" w:author="Bogdan Pavkovic" w:date="2019-12-17T10:30:00Z" w:initials="BP">
    <w:p w14:paraId="6C169AE4" w14:textId="77777777" w:rsidR="005D3FD3" w:rsidRPr="005D3FD3" w:rsidRDefault="005D3FD3">
      <w:pPr>
        <w:pStyle w:val="CommentText"/>
      </w:pPr>
      <w:r w:rsidRPr="005D3FD3">
        <w:rPr>
          <w:rStyle w:val="CommentReference"/>
        </w:rPr>
        <w:annotationRef/>
      </w:r>
      <w:r w:rsidRPr="005D3FD3">
        <w:t>Убацити општи део око тестирања – консултуј се са колегиницом Јамином</w:t>
      </w:r>
    </w:p>
  </w:comment>
  <w:comment w:id="180" w:author="Stefan Stojanovic" w:date="2020-02-26T09:57:00Z" w:initials="SS">
    <w:p w14:paraId="4BF59535" w14:textId="25904686" w:rsidR="00A64C0D" w:rsidRDefault="00A64C0D">
      <w:pPr>
        <w:pStyle w:val="CommentText"/>
      </w:pPr>
      <w:r>
        <w:rPr>
          <w:rStyle w:val="CommentReference"/>
        </w:rPr>
        <w:annotationRef/>
      </w:r>
      <w:r>
        <w:t>Ubačeno opšte oko testiranja – Poglavlje 2.2</w:t>
      </w:r>
    </w:p>
  </w:comment>
  <w:comment w:id="197" w:author="Bogdan Pavkovic" w:date="2019-12-17T10:30:00Z" w:initials="BP">
    <w:p w14:paraId="6CE16639" w14:textId="77777777" w:rsidR="005D3FD3" w:rsidRPr="00272A77" w:rsidRDefault="005D3FD3">
      <w:pPr>
        <w:pStyle w:val="CommentText"/>
        <w:rPr>
          <w:color w:val="000000"/>
        </w:rPr>
      </w:pPr>
      <w:r w:rsidRPr="00272A77">
        <w:rPr>
          <w:rStyle w:val="CommentReference"/>
          <w:color w:val="000000"/>
        </w:rPr>
        <w:annotationRef/>
      </w:r>
      <w:r w:rsidRPr="00272A77">
        <w:rPr>
          <w:color w:val="000000"/>
        </w:rPr>
        <w:t>Преводи на српски!</w:t>
      </w:r>
    </w:p>
  </w:comment>
  <w:comment w:id="195" w:author="Stefan Stojanovic" w:date="2020-02-26T09:59:00Z" w:initials="SS">
    <w:p w14:paraId="5DFF8795" w14:textId="5F185B10" w:rsidR="00A64C0D" w:rsidRDefault="00A64C0D">
      <w:pPr>
        <w:pStyle w:val="CommentText"/>
      </w:pPr>
      <w:r>
        <w:rPr>
          <w:rStyle w:val="CommentReference"/>
        </w:rPr>
        <w:annotationRef/>
      </w:r>
      <w:r>
        <w:t>Prevodi odrađeni</w:t>
      </w:r>
    </w:p>
  </w:comment>
  <w:comment w:id="243" w:author="Bogdan Pavkovic" w:date="2019-12-17T10:30:00Z" w:initials="BP">
    <w:p w14:paraId="2B20E48F" w14:textId="77777777" w:rsidR="005D3FD3" w:rsidRPr="005D3FD3" w:rsidRDefault="005D3FD3">
      <w:pPr>
        <w:pStyle w:val="CommentText"/>
      </w:pPr>
      <w:r w:rsidRPr="005D3FD3">
        <w:rPr>
          <w:rStyle w:val="CommentReference"/>
        </w:rPr>
        <w:annotationRef/>
      </w:r>
      <w:r w:rsidRPr="005D3FD3">
        <w:t>Шта је са ARXML? Треба и то описати у контексту Аутосара</w:t>
      </w:r>
    </w:p>
  </w:comment>
  <w:comment w:id="244" w:author="Stefan Stojanovic" w:date="2020-02-26T09:59:00Z" w:initials="SS">
    <w:p w14:paraId="4E8E75F7" w14:textId="27C678BB" w:rsidR="00A64C0D" w:rsidRDefault="00A64C0D">
      <w:pPr>
        <w:pStyle w:val="CommentText"/>
      </w:pPr>
      <w:r>
        <w:rPr>
          <w:rStyle w:val="CommentReference"/>
        </w:rPr>
        <w:annotationRef/>
      </w:r>
      <w:r>
        <w:t>Dodat opis ARXML</w:t>
      </w:r>
    </w:p>
  </w:comment>
  <w:comment w:id="280" w:author="Bogdan Pavkovic" w:date="2019-12-17T10:30:00Z" w:initials="BP">
    <w:p w14:paraId="4AAF6FD4" w14:textId="77777777" w:rsidR="005D3FD3" w:rsidRPr="00272A77" w:rsidRDefault="005D3FD3">
      <w:pPr>
        <w:pStyle w:val="CommentText"/>
        <w:rPr>
          <w:color w:val="000000"/>
        </w:rPr>
      </w:pPr>
      <w:r>
        <w:rPr>
          <w:rStyle w:val="CommentReference"/>
        </w:rPr>
        <w:annotationRef/>
      </w:r>
      <w:proofErr w:type="gramStart"/>
      <w:r w:rsidRPr="00272A77">
        <w:rPr>
          <w:color w:val="000000"/>
        </w:rPr>
        <w:t>исправна</w:t>
      </w:r>
      <w:proofErr w:type="gramEnd"/>
    </w:p>
  </w:comment>
  <w:comment w:id="298" w:author="Bogdan Pavkovic" w:date="2019-12-17T10:30:00Z" w:initials="BP">
    <w:p w14:paraId="4761E5CB" w14:textId="77777777" w:rsidR="005D3FD3" w:rsidRPr="00272A77" w:rsidRDefault="005D3FD3">
      <w:pPr>
        <w:pStyle w:val="CommentText"/>
        <w:rPr>
          <w:color w:val="000000"/>
        </w:rPr>
      </w:pPr>
      <w:r w:rsidRPr="00272A77">
        <w:rPr>
          <w:rStyle w:val="CommentReference"/>
          <w:color w:val="000000"/>
        </w:rPr>
        <w:annotationRef/>
      </w:r>
      <w:r w:rsidRPr="00272A77">
        <w:rPr>
          <w:color w:val="000000"/>
        </w:rPr>
        <w:t>Какви су ово празни простори? Не форматира се ентером!</w:t>
      </w:r>
    </w:p>
  </w:comment>
  <w:comment w:id="299" w:author="Stefan Stojanovic" w:date="2020-02-26T10:00:00Z" w:initials="SS">
    <w:p w14:paraId="03728598" w14:textId="378A1A1B" w:rsidR="00A64C0D" w:rsidRDefault="00A64C0D">
      <w:pPr>
        <w:pStyle w:val="CommentText"/>
      </w:pPr>
      <w:r>
        <w:rPr>
          <w:rStyle w:val="CommentReference"/>
        </w:rPr>
        <w:annotationRef/>
      </w:r>
      <w:r>
        <w:t>Formatiranje prepravljeno kroz ceo rad</w:t>
      </w:r>
    </w:p>
  </w:comment>
  <w:comment w:id="311" w:author="Bogdan Pavkovic" w:date="2019-12-17T10:30:00Z" w:initials="BP">
    <w:p w14:paraId="5C2933FC" w14:textId="77777777" w:rsidR="005D3FD3" w:rsidRPr="00272A77" w:rsidRDefault="005D3FD3">
      <w:pPr>
        <w:pStyle w:val="CommentText"/>
        <w:rPr>
          <w:color w:val="000000"/>
        </w:rPr>
      </w:pPr>
      <w:r w:rsidRPr="00272A77">
        <w:rPr>
          <w:rStyle w:val="CommentReference"/>
          <w:color w:val="000000"/>
        </w:rPr>
        <w:annotationRef/>
      </w:r>
      <w:r w:rsidRPr="00272A77">
        <w:rPr>
          <w:color w:val="000000"/>
        </w:rPr>
        <w:t>Врло штуро – мало описати структуру, намену, шаблоне</w:t>
      </w:r>
    </w:p>
  </w:comment>
  <w:comment w:id="312" w:author="Stefan Stojanovic" w:date="2020-02-26T10:00:00Z" w:initials="SS">
    <w:p w14:paraId="47B0B916" w14:textId="2114B593" w:rsidR="00A64C0D" w:rsidRDefault="00A64C0D">
      <w:pPr>
        <w:pStyle w:val="CommentText"/>
      </w:pPr>
      <w:r>
        <w:rPr>
          <w:rStyle w:val="CommentReference"/>
        </w:rPr>
        <w:annotationRef/>
      </w:r>
      <w:r>
        <w:t>Prošireno</w:t>
      </w:r>
    </w:p>
  </w:comment>
  <w:comment w:id="378" w:author="Bogdan Pavkovic" w:date="2019-12-17T10:30:00Z" w:initials="BP">
    <w:p w14:paraId="55526D15" w14:textId="77777777" w:rsidR="005D3FD3" w:rsidRPr="00272A77" w:rsidRDefault="005D3FD3">
      <w:pPr>
        <w:pStyle w:val="CommentText"/>
        <w:rPr>
          <w:color w:val="000000"/>
        </w:rPr>
      </w:pPr>
      <w:r w:rsidRPr="00272A77">
        <w:rPr>
          <w:rStyle w:val="CommentReference"/>
          <w:color w:val="000000"/>
        </w:rPr>
        <w:annotationRef/>
      </w:r>
      <w:r w:rsidRPr="00272A77">
        <w:rPr>
          <w:color w:val="000000"/>
        </w:rPr>
        <w:t>Форматирање размака а НЕ ентер</w:t>
      </w:r>
    </w:p>
  </w:comment>
  <w:comment w:id="379" w:author="Stefan Stojanovic" w:date="2020-02-26T10:01:00Z" w:initials="SS">
    <w:p w14:paraId="60EB507D" w14:textId="2AB88051" w:rsidR="00A64C0D" w:rsidRDefault="00A64C0D">
      <w:pPr>
        <w:pStyle w:val="CommentText"/>
      </w:pPr>
      <w:r>
        <w:rPr>
          <w:rStyle w:val="CommentReference"/>
        </w:rPr>
        <w:annotationRef/>
      </w:r>
      <w:r>
        <w:t>Formatiranje prepravljeno kroz ceo rad</w:t>
      </w:r>
    </w:p>
  </w:comment>
  <w:comment w:id="385" w:author="Bogdan Pavkovic" w:date="2019-12-17T10:30:00Z" w:initials="BP">
    <w:p w14:paraId="7B9FBDC3" w14:textId="77777777" w:rsidR="005D3FD3" w:rsidRPr="00A64C0D" w:rsidRDefault="005D3FD3">
      <w:pPr>
        <w:pStyle w:val="CommentText"/>
      </w:pPr>
      <w:r w:rsidRPr="00235CA8">
        <w:rPr>
          <w:rStyle w:val="CommentReference"/>
          <w:color w:val="FF0000"/>
        </w:rPr>
        <w:annotationRef/>
      </w:r>
      <w:r w:rsidRPr="00A64C0D">
        <w:t>Поравнати текст</w:t>
      </w:r>
    </w:p>
  </w:comment>
  <w:comment w:id="386" w:author="Stefan Stojanovic" w:date="2020-02-26T10:01:00Z" w:initials="SS">
    <w:p w14:paraId="4BE94260" w14:textId="0CD99BE6" w:rsidR="00A64C0D" w:rsidRDefault="00A64C0D">
      <w:pPr>
        <w:pStyle w:val="CommentText"/>
      </w:pPr>
      <w:r>
        <w:rPr>
          <w:rStyle w:val="CommentReference"/>
        </w:rPr>
        <w:annotationRef/>
      </w:r>
      <w:r>
        <w:t>Formatiranje prepravljeno kroz ceo rad</w:t>
      </w:r>
    </w:p>
  </w:comment>
  <w:comment w:id="412" w:author="Bogdan Pavkovic" w:date="2019-12-17T10:30:00Z" w:initials="BP">
    <w:p w14:paraId="3A3FD8C0" w14:textId="77777777" w:rsidR="005D3FD3" w:rsidRPr="00272A77" w:rsidRDefault="005D3FD3">
      <w:pPr>
        <w:pStyle w:val="CommentText"/>
        <w:rPr>
          <w:color w:val="000000"/>
        </w:rPr>
      </w:pPr>
      <w:r w:rsidRPr="00272A77">
        <w:rPr>
          <w:rStyle w:val="CommentReference"/>
          <w:color w:val="000000"/>
        </w:rPr>
        <w:annotationRef/>
      </w:r>
      <w:r w:rsidRPr="00272A77">
        <w:rPr>
          <w:color w:val="000000"/>
        </w:rPr>
        <w:t>Одабраног - обележеног</w:t>
      </w:r>
    </w:p>
  </w:comment>
  <w:comment w:id="423" w:author="Bogdan Pavkovic" w:date="2019-12-17T10:30:00Z" w:initials="BP">
    <w:p w14:paraId="3E6B21C8" w14:textId="77777777" w:rsidR="005D3FD3" w:rsidRPr="00272A77" w:rsidRDefault="005D3FD3">
      <w:pPr>
        <w:pStyle w:val="CommentText"/>
        <w:rPr>
          <w:color w:val="000000"/>
        </w:rPr>
      </w:pPr>
      <w:r>
        <w:rPr>
          <w:rStyle w:val="CommentReference"/>
        </w:rPr>
        <w:annotationRef/>
      </w:r>
      <w:proofErr w:type="gramStart"/>
      <w:r w:rsidRPr="00272A77">
        <w:rPr>
          <w:color w:val="000000"/>
        </w:rPr>
        <w:t>стварању</w:t>
      </w:r>
      <w:proofErr w:type="gramEnd"/>
    </w:p>
  </w:comment>
  <w:comment w:id="441" w:author="Bogdan Pavkovic" w:date="2019-12-17T10:30:00Z" w:initials="BP">
    <w:p w14:paraId="2EFBBBF1" w14:textId="77777777" w:rsidR="005D3FD3" w:rsidRPr="00272A77" w:rsidRDefault="005D3FD3">
      <w:pPr>
        <w:pStyle w:val="CommentText"/>
        <w:rPr>
          <w:color w:val="000000"/>
        </w:rPr>
      </w:pPr>
      <w:r>
        <w:rPr>
          <w:rStyle w:val="CommentReference"/>
        </w:rPr>
        <w:annotationRef/>
      </w:r>
      <w:proofErr w:type="gramStart"/>
      <w:r w:rsidRPr="00272A77">
        <w:rPr>
          <w:color w:val="000000"/>
        </w:rPr>
        <w:t>искакајућег</w:t>
      </w:r>
      <w:proofErr w:type="gramEnd"/>
    </w:p>
  </w:comment>
  <w:comment w:id="487" w:author="Bogdan Pavkovic" w:date="2019-12-17T10:30:00Z" w:initials="BP">
    <w:p w14:paraId="0A65CE91" w14:textId="77777777" w:rsidR="005D3FD3" w:rsidRPr="00272A77" w:rsidRDefault="005D3FD3">
      <w:pPr>
        <w:pStyle w:val="CommentText"/>
        <w:rPr>
          <w:color w:val="000000"/>
        </w:rPr>
      </w:pPr>
      <w:r w:rsidRPr="00272A77">
        <w:rPr>
          <w:rStyle w:val="CommentReference"/>
          <w:color w:val="000000"/>
        </w:rPr>
        <w:annotationRef/>
      </w:r>
      <w:r w:rsidRPr="00272A77">
        <w:rPr>
          <w:color w:val="000000"/>
        </w:rPr>
        <w:t>За шта – све слике треба да буду описније и да у 1-3 реченице извуку суштину</w:t>
      </w:r>
    </w:p>
  </w:comment>
  <w:comment w:id="488" w:author="Stefan Stojanovic" w:date="2020-02-26T10:02:00Z" w:initials="SS">
    <w:p w14:paraId="7D8D906C" w14:textId="50D7410E" w:rsidR="00A64C0D" w:rsidRDefault="00A64C0D">
      <w:pPr>
        <w:pStyle w:val="CommentText"/>
      </w:pPr>
      <w:r>
        <w:rPr>
          <w:rStyle w:val="CommentReference"/>
        </w:rPr>
        <w:annotationRef/>
      </w:r>
      <w:r>
        <w:t>Opisi slika preformulisani, slike referencirane</w:t>
      </w:r>
    </w:p>
  </w:comment>
  <w:comment w:id="553" w:author="Bogdan Pavkovic" w:date="2019-12-17T10:30:00Z" w:initials="BP">
    <w:p w14:paraId="1812BC29" w14:textId="77777777" w:rsidR="005D3FD3" w:rsidRPr="00272A77" w:rsidRDefault="005D3FD3">
      <w:pPr>
        <w:pStyle w:val="CommentText"/>
        <w:rPr>
          <w:color w:val="000000"/>
        </w:rPr>
      </w:pPr>
      <w:r w:rsidRPr="00272A77">
        <w:rPr>
          <w:rStyle w:val="CommentReference"/>
          <w:color w:val="000000"/>
        </w:rPr>
        <w:annotationRef/>
      </w:r>
      <w:r w:rsidRPr="00272A77">
        <w:rPr>
          <w:color w:val="000000"/>
        </w:rPr>
        <w:t>Опет празно</w:t>
      </w:r>
    </w:p>
  </w:comment>
  <w:comment w:id="554" w:author="Stefan Stojanovic" w:date="2020-02-26T10:02:00Z" w:initials="SS">
    <w:p w14:paraId="3BA6F5DE" w14:textId="34ED4B5F" w:rsidR="00A64C0D" w:rsidRDefault="00A64C0D">
      <w:pPr>
        <w:pStyle w:val="CommentText"/>
      </w:pPr>
      <w:r>
        <w:rPr>
          <w:rStyle w:val="CommentReference"/>
        </w:rPr>
        <w:annotationRef/>
      </w:r>
      <w:r>
        <w:t>Formatiranje prepravljeno kroz ceo rad</w:t>
      </w:r>
    </w:p>
  </w:comment>
  <w:comment w:id="566" w:author="Bogdan Pavkovic" w:date="2019-12-17T10:30:00Z" w:initials="BP">
    <w:p w14:paraId="3FEEFADE" w14:textId="77777777" w:rsidR="005D3FD3" w:rsidRPr="00272A77" w:rsidRDefault="005D3FD3">
      <w:pPr>
        <w:pStyle w:val="CommentText"/>
        <w:rPr>
          <w:color w:val="000000"/>
        </w:rPr>
      </w:pPr>
      <w:r w:rsidRPr="00272A77">
        <w:rPr>
          <w:rStyle w:val="CommentReference"/>
          <w:color w:val="000000"/>
        </w:rPr>
        <w:annotationRef/>
      </w:r>
      <w:r w:rsidRPr="00272A77">
        <w:rPr>
          <w:color w:val="000000"/>
        </w:rPr>
        <w:t>Све слике референцирати у тексту и описати, објаснити и извући суштину поред бољих наслова</w:t>
      </w:r>
    </w:p>
  </w:comment>
  <w:comment w:id="567" w:author="Stefan Stojanovic" w:date="2020-02-26T10:02:00Z" w:initials="SS">
    <w:p w14:paraId="373D4ADD" w14:textId="20AC6270" w:rsidR="00A64C0D" w:rsidRDefault="00A64C0D">
      <w:pPr>
        <w:pStyle w:val="CommentText"/>
      </w:pPr>
      <w:r>
        <w:rPr>
          <w:rStyle w:val="CommentReference"/>
        </w:rPr>
        <w:annotationRef/>
      </w:r>
      <w:r>
        <w:t>Opisi slika preformulisani, slike referencirane</w:t>
      </w:r>
    </w:p>
  </w:comment>
  <w:comment w:id="600" w:author="Bogdan Pavkovic" w:date="2019-12-17T10:30:00Z" w:initials="BP">
    <w:p w14:paraId="7C716718" w14:textId="77777777" w:rsidR="005D3FD3" w:rsidRPr="00272A77" w:rsidRDefault="005D3FD3">
      <w:pPr>
        <w:pStyle w:val="CommentText"/>
        <w:rPr>
          <w:color w:val="000000"/>
        </w:rPr>
      </w:pPr>
      <w:r w:rsidRPr="00272A77">
        <w:rPr>
          <w:rStyle w:val="CommentReference"/>
          <w:color w:val="000000"/>
        </w:rPr>
        <w:annotationRef/>
      </w:r>
      <w:r w:rsidRPr="00272A77">
        <w:rPr>
          <w:color w:val="000000"/>
        </w:rPr>
        <w:t>Јел о овоме ишта речено?</w:t>
      </w:r>
    </w:p>
  </w:comment>
  <w:comment w:id="601" w:author="Stefan Stojanovic" w:date="2020-02-26T10:02:00Z" w:initials="SS">
    <w:p w14:paraId="5F683E83" w14:textId="6E6166E4" w:rsidR="00A64C0D" w:rsidRDefault="00A64C0D">
      <w:pPr>
        <w:pStyle w:val="CommentText"/>
      </w:pPr>
      <w:r>
        <w:rPr>
          <w:rStyle w:val="CommentReference"/>
        </w:rPr>
        <w:annotationRef/>
      </w:r>
      <w:r>
        <w:t>Jeste, u poglavlju 4.1</w:t>
      </w:r>
    </w:p>
  </w:comment>
  <w:comment w:id="658" w:author="Bogdan Pavkovic" w:date="2019-12-17T10:30:00Z" w:initials="BP">
    <w:p w14:paraId="2C49D897" w14:textId="77777777" w:rsidR="005D3FD3" w:rsidRPr="00272A77" w:rsidRDefault="005D3FD3">
      <w:pPr>
        <w:pStyle w:val="CommentText"/>
        <w:rPr>
          <w:color w:val="000000"/>
        </w:rPr>
      </w:pPr>
      <w:r w:rsidRPr="00272A77">
        <w:rPr>
          <w:rStyle w:val="CommentReference"/>
          <w:color w:val="000000"/>
        </w:rPr>
        <w:annotationRef/>
      </w:r>
      <w:r w:rsidRPr="00272A77">
        <w:rPr>
          <w:color w:val="000000"/>
        </w:rPr>
        <w:t>Штуро – види упутства – значајно проширити</w:t>
      </w:r>
    </w:p>
  </w:comment>
  <w:comment w:id="659" w:author="Stefan Stojanovic" w:date="2020-02-26T10:03:00Z" w:initials="SS">
    <w:p w14:paraId="29B53D9A" w14:textId="108D67BE" w:rsidR="00A64C0D" w:rsidRPr="00A64C0D" w:rsidRDefault="00A64C0D">
      <w:pPr>
        <w:pStyle w:val="CommentText"/>
      </w:pPr>
      <w:r>
        <w:rPr>
          <w:rStyle w:val="CommentReference"/>
        </w:rPr>
        <w:annotationRef/>
      </w:r>
      <w:r>
        <w:t>Pro</w:t>
      </w:r>
      <w:r>
        <w:rPr>
          <w:lang w:val="sr-Latn-RS"/>
        </w:rPr>
        <w:t>šireno poglavlje</w:t>
      </w:r>
    </w:p>
  </w:comment>
  <w:comment w:id="711" w:author="Bogdan Pavkovic" w:date="2019-12-17T10:30:00Z" w:initials="BP">
    <w:p w14:paraId="2806D45A" w14:textId="77777777" w:rsidR="005D3FD3" w:rsidRPr="00272A77" w:rsidRDefault="005D3FD3">
      <w:pPr>
        <w:pStyle w:val="CommentText"/>
        <w:rPr>
          <w:color w:val="000000"/>
        </w:rPr>
      </w:pPr>
      <w:r w:rsidRPr="00272A77">
        <w:rPr>
          <w:rStyle w:val="CommentReference"/>
          <w:color w:val="000000"/>
        </w:rPr>
        <w:annotationRef/>
      </w:r>
      <w:r w:rsidRPr="00272A77">
        <w:rPr>
          <w:color w:val="000000"/>
        </w:rPr>
        <w:t>После овога навести шта би се могло унапредити, додати од функционалности, оптимизовати евентуално брзина извршавања и слично</w:t>
      </w:r>
    </w:p>
  </w:comment>
  <w:comment w:id="712" w:author="Stefan Stojanovic" w:date="2020-02-26T10:03:00Z" w:initials="SS">
    <w:p w14:paraId="322FA695" w14:textId="1EB2C9DD" w:rsidR="00A64C0D" w:rsidRDefault="00A64C0D">
      <w:pPr>
        <w:pStyle w:val="CommentText"/>
      </w:pPr>
      <w:r>
        <w:rPr>
          <w:rStyle w:val="CommentReference"/>
        </w:rPr>
        <w:annotationRef/>
      </w:r>
      <w:r>
        <w:t>Prošireno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44A35D" w15:done="0"/>
  <w15:commentEx w15:paraId="614EF97D" w15:done="0"/>
  <w15:commentEx w15:paraId="678B4027" w15:paraIdParent="614EF97D" w15:done="0"/>
  <w15:commentEx w15:paraId="2DC611F8" w15:done="0"/>
  <w15:commentEx w15:paraId="522F8C8C" w15:paraIdParent="2DC611F8" w15:done="0"/>
  <w15:commentEx w15:paraId="3FF873DD" w15:done="0"/>
  <w15:commentEx w15:paraId="782F4248" w15:paraIdParent="3FF873DD" w15:done="0"/>
  <w15:commentEx w15:paraId="3FD913F4" w15:done="0"/>
  <w15:commentEx w15:paraId="05DF5D9F" w15:done="0"/>
  <w15:commentEx w15:paraId="65175867" w15:done="0"/>
  <w15:commentEx w15:paraId="4BA757BC" w15:done="0"/>
  <w15:commentEx w15:paraId="37DA497C" w15:paraIdParent="4BA757BC" w15:done="0"/>
  <w15:commentEx w15:paraId="6C169AE4" w15:done="0"/>
  <w15:commentEx w15:paraId="4BF59535" w15:paraIdParent="6C169AE4" w15:done="0"/>
  <w15:commentEx w15:paraId="6CE16639" w15:done="0"/>
  <w15:commentEx w15:paraId="5DFF8795" w15:done="0"/>
  <w15:commentEx w15:paraId="2B20E48F" w15:done="0"/>
  <w15:commentEx w15:paraId="4E8E75F7" w15:paraIdParent="2B20E48F" w15:done="0"/>
  <w15:commentEx w15:paraId="4AAF6FD4" w15:done="0"/>
  <w15:commentEx w15:paraId="4761E5CB" w15:done="0"/>
  <w15:commentEx w15:paraId="03728598" w15:done="0"/>
  <w15:commentEx w15:paraId="5C2933FC" w15:done="0"/>
  <w15:commentEx w15:paraId="47B0B916" w15:paraIdParent="5C2933FC" w15:done="0"/>
  <w15:commentEx w15:paraId="55526D15" w15:done="0"/>
  <w15:commentEx w15:paraId="60EB507D" w15:paraIdParent="55526D15" w15:done="0"/>
  <w15:commentEx w15:paraId="7B9FBDC3" w15:done="0"/>
  <w15:commentEx w15:paraId="4BE94260" w15:paraIdParent="7B9FBDC3" w15:done="0"/>
  <w15:commentEx w15:paraId="3A3FD8C0" w15:done="0"/>
  <w15:commentEx w15:paraId="3E6B21C8" w15:done="0"/>
  <w15:commentEx w15:paraId="2EFBBBF1" w15:done="0"/>
  <w15:commentEx w15:paraId="0A65CE91" w15:done="0"/>
  <w15:commentEx w15:paraId="7D8D906C" w15:paraIdParent="0A65CE91" w15:done="0"/>
  <w15:commentEx w15:paraId="1812BC29" w15:done="0"/>
  <w15:commentEx w15:paraId="3BA6F5DE" w15:paraIdParent="1812BC29" w15:done="0"/>
  <w15:commentEx w15:paraId="3FEEFADE" w15:done="0"/>
  <w15:commentEx w15:paraId="373D4ADD" w15:paraIdParent="3FEEFADE" w15:done="0"/>
  <w15:commentEx w15:paraId="7C716718" w15:done="0"/>
  <w15:commentEx w15:paraId="5F683E83" w15:paraIdParent="7C716718" w15:done="0"/>
  <w15:commentEx w15:paraId="2C49D897" w15:done="0"/>
  <w15:commentEx w15:paraId="29B53D9A" w15:paraIdParent="2C49D897" w15:done="0"/>
  <w15:commentEx w15:paraId="2806D45A" w15:done="0"/>
  <w15:commentEx w15:paraId="322FA695" w15:paraIdParent="2806D4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F42336" w14:textId="77777777" w:rsidR="00381878" w:rsidRDefault="00381878">
      <w:r>
        <w:separator/>
      </w:r>
    </w:p>
  </w:endnote>
  <w:endnote w:type="continuationSeparator" w:id="0">
    <w:p w14:paraId="0C04875E" w14:textId="77777777" w:rsidR="00381878" w:rsidRDefault="0038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7AE4E" w14:textId="77777777" w:rsidR="005D3FD3" w:rsidRDefault="005D3FD3"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1333CB">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D92A3" w14:textId="77777777" w:rsidR="005D3FD3" w:rsidRDefault="005D3FD3"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1333CB">
      <w:rPr>
        <w:rStyle w:val="PageNumber"/>
        <w:noProof/>
      </w:rPr>
      <w:t>V</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ECAC" w14:textId="77777777" w:rsidR="005D3FD3" w:rsidRDefault="005D3FD3"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1333CB">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58F9B4" w14:textId="77777777" w:rsidR="00381878" w:rsidRDefault="00381878">
      <w:r>
        <w:separator/>
      </w:r>
    </w:p>
  </w:footnote>
  <w:footnote w:type="continuationSeparator" w:id="0">
    <w:p w14:paraId="357B5B24" w14:textId="77777777" w:rsidR="00381878" w:rsidRDefault="003818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D4A52" w14:textId="77777777" w:rsidR="005D3FD3" w:rsidRDefault="005D3FD3"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5D3FD3" w14:paraId="6E2224DB" w14:textId="77777777" w:rsidTr="00F65BA9">
      <w:trPr>
        <w:cantSplit/>
        <w:trHeight w:val="1524"/>
      </w:trPr>
      <w:tc>
        <w:tcPr>
          <w:tcW w:w="1560" w:type="dxa"/>
          <w:vAlign w:val="center"/>
        </w:tcPr>
        <w:p w14:paraId="4DC914FD" w14:textId="77777777" w:rsidR="005D3FD3" w:rsidRDefault="005D3FD3" w:rsidP="00A07D1E">
          <w:pPr>
            <w:spacing w:line="240" w:lineRule="auto"/>
            <w:ind w:firstLine="0"/>
            <w:jc w:val="center"/>
            <w:rPr>
              <w:rFonts w:ascii="Arial" w:hAnsi="Arial"/>
              <w:sz w:val="20"/>
            </w:rPr>
          </w:pPr>
          <w:r w:rsidRPr="008C35EF">
            <w:rPr>
              <w:rFonts w:ascii="Tahoma" w:hAnsi="Tahoma"/>
              <w:lang w:val="sr-Latn-CS"/>
            </w:rPr>
            <w:object w:dxaOrig="4590" w:dyaOrig="4635" w14:anchorId="508AF7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63pt;height:60pt" o:ole="" fillcolor="window">
                <v:imagedata r:id="rId1" o:title=""/>
              </v:shape>
              <o:OLEObject Type="Embed" ProgID="PBrush" ShapeID="_x0000_i1035" DrawAspect="Content" ObjectID="_1644238777" r:id="rId2"/>
            </w:object>
          </w:r>
        </w:p>
      </w:tc>
      <w:tc>
        <w:tcPr>
          <w:tcW w:w="7087" w:type="dxa"/>
          <w:vAlign w:val="center"/>
        </w:tcPr>
        <w:p w14:paraId="363708A6" w14:textId="77777777" w:rsidR="005D3FD3" w:rsidRPr="00A07D1E" w:rsidRDefault="005D3FD3"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7853A0DE" w14:textId="77777777" w:rsidR="005D3FD3" w:rsidRPr="00A07D1E" w:rsidRDefault="005D3FD3"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3B4F5950" w14:textId="77777777" w:rsidR="005D3FD3" w:rsidRPr="00A07D1E" w:rsidRDefault="00381878" w:rsidP="00A07D1E">
          <w:pPr>
            <w:pStyle w:val="ime"/>
            <w:spacing w:before="120" w:after="0" w:line="240" w:lineRule="auto"/>
            <w:ind w:left="57" w:right="57"/>
            <w:rPr>
              <w:rFonts w:ascii="Arial" w:hAnsi="Arial"/>
              <w:b/>
              <w:spacing w:val="-8"/>
              <w:sz w:val="40"/>
              <w:szCs w:val="40"/>
            </w:rPr>
          </w:pPr>
          <w:r>
            <w:rPr>
              <w:noProof/>
            </w:rPr>
            <w:pict w14:anchorId="7E399352">
              <v:shape id="Picture 2" o:spid="_x0000_i1036" type="#_x0000_t75" style="width:61.5pt;height:67.5pt;visibility:visible">
                <v:imagedata r:id="rId3" o:title=""/>
              </v:shape>
            </w:pict>
          </w:r>
        </w:p>
      </w:tc>
    </w:tr>
  </w:tbl>
  <w:p w14:paraId="2EECDABF" w14:textId="77777777" w:rsidR="005D3FD3" w:rsidRDefault="005D3FD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BA120" w14:textId="77777777" w:rsidR="005D3FD3" w:rsidRDefault="005D3FD3" w:rsidP="00AD67BD">
    <w:pPr>
      <w:pStyle w:val="Header"/>
      <w:pBdr>
        <w:bottom w:val="single" w:sz="4" w:space="1" w:color="auto"/>
      </w:pBdr>
      <w:tabs>
        <w:tab w:val="clear" w:pos="4320"/>
        <w:tab w:val="clear" w:pos="8640"/>
        <w:tab w:val="center" w:pos="4678"/>
        <w:tab w:val="right" w:pos="9356"/>
      </w:tabs>
      <w:jc w:val="right"/>
    </w:pPr>
    <w:r>
      <w:t xml:space="preserve">Koncept rešenja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354C4" w14:textId="77777777" w:rsidR="005D3FD3" w:rsidRPr="002A6A4A" w:rsidRDefault="005D3FD3" w:rsidP="00AD67BD">
    <w:pPr>
      <w:pStyle w:val="Header"/>
      <w:pBdr>
        <w:bottom w:val="single" w:sz="4" w:space="1" w:color="auto"/>
      </w:pBdr>
      <w:tabs>
        <w:tab w:val="clear" w:pos="4320"/>
        <w:tab w:val="clear" w:pos="8640"/>
        <w:tab w:val="center" w:pos="4678"/>
        <w:tab w:val="right" w:pos="9356"/>
      </w:tabs>
      <w:jc w:val="right"/>
    </w:pPr>
    <w:r>
      <w:t>Programsko rešenje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B3E9E" w14:textId="77777777" w:rsidR="005D3FD3" w:rsidRPr="002A6A4A" w:rsidRDefault="005D3FD3" w:rsidP="00AD67BD">
    <w:pPr>
      <w:pStyle w:val="Header"/>
      <w:pBdr>
        <w:bottom w:val="single" w:sz="4" w:space="1" w:color="auto"/>
      </w:pBdr>
      <w:tabs>
        <w:tab w:val="clear" w:pos="4320"/>
        <w:tab w:val="clear" w:pos="8640"/>
        <w:tab w:val="center" w:pos="4678"/>
        <w:tab w:val="right" w:pos="9356"/>
      </w:tabs>
      <w:jc w:val="right"/>
    </w:pPr>
    <w:r>
      <w:t>Rezultati</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B73B1" w14:textId="77777777" w:rsidR="005D3FD3" w:rsidRPr="002A6A4A" w:rsidRDefault="005D3FD3" w:rsidP="00AD67BD">
    <w:pPr>
      <w:pStyle w:val="Header"/>
      <w:pBdr>
        <w:bottom w:val="single" w:sz="4" w:space="1" w:color="auto"/>
      </w:pBdr>
      <w:tabs>
        <w:tab w:val="clear" w:pos="4320"/>
        <w:tab w:val="clear" w:pos="8640"/>
        <w:tab w:val="center" w:pos="4678"/>
        <w:tab w:val="right" w:pos="9356"/>
      </w:tabs>
      <w:jc w:val="right"/>
    </w:pPr>
    <w:r>
      <w:t>Zaključak</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CDC01" w14:textId="77777777" w:rsidR="005D3FD3" w:rsidRPr="002A6A4A" w:rsidRDefault="005D3FD3" w:rsidP="00AD67BD">
    <w:pPr>
      <w:pStyle w:val="Header"/>
      <w:pBdr>
        <w:bottom w:val="single" w:sz="4" w:space="1" w:color="auto"/>
      </w:pBdr>
      <w:tabs>
        <w:tab w:val="clear" w:pos="4320"/>
        <w:tab w:val="clear" w:pos="8640"/>
        <w:tab w:val="center" w:pos="4678"/>
        <w:tab w:val="right" w:pos="9356"/>
      </w:tabs>
      <w:jc w:val="right"/>
    </w:pPr>
    <w:r>
      <w:t>Literatura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5D3FD3" w14:paraId="623C533B"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C841C0C" w14:textId="77777777" w:rsidR="005D3FD3" w:rsidRDefault="00E5375A" w:rsidP="00A07D1E">
          <w:pPr>
            <w:spacing w:line="240" w:lineRule="auto"/>
            <w:ind w:firstLine="0"/>
            <w:jc w:val="center"/>
            <w:rPr>
              <w:rFonts w:ascii="Arial" w:hAnsi="Arial"/>
              <w:sz w:val="20"/>
            </w:rPr>
          </w:pPr>
          <w:r>
            <w:rPr>
              <w:noProof/>
            </w:rPr>
            <w:pict w14:anchorId="01D5B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37" type="#_x0000_t75" style="width:61.5pt;height:67.5pt;visibility:visible">
                <v:imagedata r:id="rId1" o:title=""/>
              </v:shape>
            </w:pict>
          </w:r>
        </w:p>
      </w:tc>
      <w:tc>
        <w:tcPr>
          <w:tcW w:w="8647" w:type="dxa"/>
          <w:tcBorders>
            <w:top w:val="single" w:sz="12" w:space="0" w:color="auto"/>
            <w:left w:val="single" w:sz="12" w:space="0" w:color="auto"/>
            <w:bottom w:val="single" w:sz="12" w:space="0" w:color="auto"/>
            <w:right w:val="single" w:sz="12" w:space="0" w:color="auto"/>
          </w:tcBorders>
        </w:tcPr>
        <w:p w14:paraId="73350299" w14:textId="77777777" w:rsidR="005D3FD3" w:rsidRDefault="005D3FD3"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3B1ACBB" w14:textId="77777777" w:rsidR="005D3FD3" w:rsidRDefault="005D3FD3"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5D3FD3" w14:paraId="5D43FF5A"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3F51DB58" w14:textId="77777777" w:rsidR="005D3FD3" w:rsidRDefault="005D3FD3"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4258A1CD" w14:textId="77777777" w:rsidR="005D3FD3" w:rsidRDefault="005D3FD3"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14A7FD49" w14:textId="77777777" w:rsidR="005D3FD3" w:rsidRPr="009857F6" w:rsidRDefault="005D3FD3"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5D3FD3" w:rsidRPr="00AD67BD" w14:paraId="603B65E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4E94CF8" w14:textId="77777777" w:rsidR="005D3FD3" w:rsidRDefault="00E5375A" w:rsidP="00A07D1E">
          <w:pPr>
            <w:spacing w:line="240" w:lineRule="auto"/>
            <w:ind w:firstLine="0"/>
            <w:jc w:val="center"/>
            <w:rPr>
              <w:rFonts w:ascii="Arial" w:hAnsi="Arial"/>
              <w:sz w:val="20"/>
            </w:rPr>
          </w:pPr>
          <w:r>
            <w:rPr>
              <w:noProof/>
            </w:rPr>
            <w:pict w14:anchorId="7F8360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38" type="#_x0000_t75" style="width:61.5pt;height:67.5pt;visibility:visible">
                <v:imagedata r:id="rId1" o:title=""/>
              </v:shape>
            </w:pict>
          </w:r>
        </w:p>
      </w:tc>
      <w:tc>
        <w:tcPr>
          <w:tcW w:w="8636" w:type="dxa"/>
          <w:tcBorders>
            <w:top w:val="single" w:sz="12" w:space="0" w:color="auto"/>
            <w:left w:val="single" w:sz="12" w:space="0" w:color="auto"/>
            <w:bottom w:val="single" w:sz="12" w:space="0" w:color="auto"/>
            <w:right w:val="single" w:sz="12" w:space="0" w:color="auto"/>
          </w:tcBorders>
        </w:tcPr>
        <w:p w14:paraId="353ACD6A" w14:textId="77777777" w:rsidR="005D3FD3" w:rsidRDefault="005D3FD3"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2BE73726" w14:textId="77777777" w:rsidR="005D3FD3" w:rsidRPr="00AD67BD" w:rsidRDefault="005D3FD3"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5D3FD3" w14:paraId="4D41DC37"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1C11220" w14:textId="77777777" w:rsidR="005D3FD3" w:rsidRPr="00AD67BD" w:rsidRDefault="005D3FD3"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6E15334" w14:textId="77777777" w:rsidR="005D3FD3" w:rsidRDefault="005D3FD3"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2A9FA27" w14:textId="77777777" w:rsidR="005D3FD3" w:rsidRPr="009857F6" w:rsidRDefault="005D3FD3"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3AF0" w14:textId="77777777" w:rsidR="005D3FD3" w:rsidRPr="00B534BC" w:rsidRDefault="005D3FD3" w:rsidP="00AD67BD">
    <w:pPr>
      <w:pStyle w:val="Header"/>
      <w:pBdr>
        <w:bottom w:val="single" w:sz="4" w:space="1" w:color="auto"/>
      </w:pBdr>
      <w:jc w:val="right"/>
    </w:pPr>
    <w:r>
      <w:t>Zahvalnost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A5B66" w14:textId="77777777" w:rsidR="005D3FD3" w:rsidRPr="002A6A4A" w:rsidRDefault="005D3FD3" w:rsidP="00AD67BD">
    <w:pPr>
      <w:pStyle w:val="Header"/>
      <w:pBdr>
        <w:bottom w:val="single" w:sz="4" w:space="1" w:color="auto"/>
      </w:pBdr>
      <w:jc w:val="right"/>
    </w:pPr>
    <w:r>
      <w:t>Spisak slika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BEAE6" w14:textId="77777777" w:rsidR="005D3FD3" w:rsidRPr="002A6A4A" w:rsidRDefault="005D3FD3" w:rsidP="00AD67BD">
    <w:pPr>
      <w:pStyle w:val="Header"/>
      <w:pBdr>
        <w:bottom w:val="single" w:sz="4" w:space="1" w:color="auto"/>
      </w:pBdr>
      <w:jc w:val="right"/>
    </w:pPr>
    <w:r>
      <w:t>Spisak tabela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862DD" w14:textId="77777777" w:rsidR="005D3FD3" w:rsidRPr="002A6A4A" w:rsidRDefault="005D3FD3" w:rsidP="00AD67BD">
    <w:pPr>
      <w:pStyle w:val="Header"/>
      <w:pBdr>
        <w:bottom w:val="single" w:sz="4" w:space="1" w:color="auto"/>
      </w:pBdr>
      <w:jc w:val="right"/>
    </w:pPr>
    <w:r>
      <w:t>Skraćenice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598D0" w14:textId="77777777" w:rsidR="005D3FD3" w:rsidRPr="002A6A4A" w:rsidRDefault="005D3FD3" w:rsidP="00AD67BD">
    <w:pPr>
      <w:pStyle w:val="Header"/>
      <w:pBdr>
        <w:bottom w:val="single" w:sz="4" w:space="1" w:color="auto"/>
      </w:pBdr>
      <w:tabs>
        <w:tab w:val="clear" w:pos="4320"/>
        <w:tab w:val="clear" w:pos="8640"/>
        <w:tab w:val="center" w:pos="4678"/>
        <w:tab w:val="right" w:pos="9356"/>
      </w:tabs>
      <w:jc w:val="right"/>
    </w:pPr>
    <w:r>
      <w:t>Uvod</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9A2A2" w14:textId="77777777" w:rsidR="005D3FD3" w:rsidRPr="002A6A4A" w:rsidRDefault="005D3FD3" w:rsidP="00AD67BD">
    <w:pPr>
      <w:pStyle w:val="Header"/>
      <w:pBdr>
        <w:bottom w:val="single" w:sz="4" w:space="1" w:color="auto"/>
      </w:pBdr>
      <w:tabs>
        <w:tab w:val="clear" w:pos="4320"/>
        <w:tab w:val="clear" w:pos="8640"/>
        <w:tab w:val="center" w:pos="4678"/>
        <w:tab w:val="right" w:pos="9356"/>
      </w:tabs>
      <w:jc w:val="right"/>
    </w:pPr>
    <w:r>
      <w:t>Teorijske osnove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nsid w:val="06DB3A35"/>
    <w:multiLevelType w:val="hybridMultilevel"/>
    <w:tmpl w:val="841800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0E6D0E3D"/>
    <w:multiLevelType w:val="hybridMultilevel"/>
    <w:tmpl w:val="E32483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4">
    <w:nsid w:val="21881F6C"/>
    <w:multiLevelType w:val="hybridMultilevel"/>
    <w:tmpl w:val="75163C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77028B0"/>
    <w:multiLevelType w:val="hybridMultilevel"/>
    <w:tmpl w:val="5FB89D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02700AA"/>
    <w:multiLevelType w:val="hybridMultilevel"/>
    <w:tmpl w:val="74B6E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9">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2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1">
    <w:nsid w:val="571B6F09"/>
    <w:multiLevelType w:val="hybridMultilevel"/>
    <w:tmpl w:val="C4A2202E"/>
    <w:lvl w:ilvl="0" w:tplc="A27A9FF4">
      <w:start w:val="7"/>
      <w:numFmt w:val="bullet"/>
      <w:lvlText w:val=""/>
      <w:lvlJc w:val="left"/>
      <w:pPr>
        <w:ind w:left="927" w:hanging="360"/>
      </w:pPr>
      <w:rPr>
        <w:rFonts w:ascii="Symbol" w:eastAsia="Times New Roman" w:hAnsi="Symbol"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nsid w:val="7692000F"/>
    <w:multiLevelType w:val="hybridMultilevel"/>
    <w:tmpl w:val="B680EE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9"/>
  </w:num>
  <w:num w:numId="2">
    <w:abstractNumId w:val="18"/>
  </w:num>
  <w:num w:numId="3">
    <w:abstractNumId w:val="23"/>
  </w:num>
  <w:num w:numId="4">
    <w:abstractNumId w:val="15"/>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3"/>
  </w:num>
  <w:num w:numId="17">
    <w:abstractNumId w:val="20"/>
  </w:num>
  <w:num w:numId="18">
    <w:abstractNumId w:val="25"/>
  </w:num>
  <w:num w:numId="19">
    <w:abstractNumId w:val="22"/>
  </w:num>
  <w:num w:numId="20">
    <w:abstractNumId w:val="21"/>
  </w:num>
  <w:num w:numId="21">
    <w:abstractNumId w:val="24"/>
  </w:num>
  <w:num w:numId="22">
    <w:abstractNumId w:val="16"/>
  </w:num>
  <w:num w:numId="23">
    <w:abstractNumId w:val="12"/>
  </w:num>
  <w:num w:numId="24">
    <w:abstractNumId w:val="11"/>
  </w:num>
  <w:num w:numId="25">
    <w:abstractNumId w:val="17"/>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fan Stojanovic">
    <w15:presenceInfo w15:providerId="AD" w15:userId="S-1-5-21-1978290403-2289391794-3804472284-9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24788"/>
    <w:rsid w:val="00003B32"/>
    <w:rsid w:val="00003C05"/>
    <w:rsid w:val="00004D58"/>
    <w:rsid w:val="000060A7"/>
    <w:rsid w:val="00021DB1"/>
    <w:rsid w:val="000260D0"/>
    <w:rsid w:val="000303AE"/>
    <w:rsid w:val="00033C8C"/>
    <w:rsid w:val="00034691"/>
    <w:rsid w:val="00035B37"/>
    <w:rsid w:val="000362D9"/>
    <w:rsid w:val="00044193"/>
    <w:rsid w:val="000529FD"/>
    <w:rsid w:val="00053044"/>
    <w:rsid w:val="00056FCD"/>
    <w:rsid w:val="0006011B"/>
    <w:rsid w:val="000642B2"/>
    <w:rsid w:val="00073145"/>
    <w:rsid w:val="00076CFA"/>
    <w:rsid w:val="0008006C"/>
    <w:rsid w:val="00082760"/>
    <w:rsid w:val="00084F19"/>
    <w:rsid w:val="00094BF2"/>
    <w:rsid w:val="00096F16"/>
    <w:rsid w:val="000A1FD6"/>
    <w:rsid w:val="000B1B61"/>
    <w:rsid w:val="000B2DAF"/>
    <w:rsid w:val="000B56C6"/>
    <w:rsid w:val="000B6E02"/>
    <w:rsid w:val="000B7F35"/>
    <w:rsid w:val="000C090F"/>
    <w:rsid w:val="000C1989"/>
    <w:rsid w:val="000C552A"/>
    <w:rsid w:val="000D6AA4"/>
    <w:rsid w:val="000E3500"/>
    <w:rsid w:val="000F656B"/>
    <w:rsid w:val="000F7CB8"/>
    <w:rsid w:val="001008E4"/>
    <w:rsid w:val="001019F4"/>
    <w:rsid w:val="00101F59"/>
    <w:rsid w:val="00104406"/>
    <w:rsid w:val="00112F2D"/>
    <w:rsid w:val="00113AF9"/>
    <w:rsid w:val="00125A68"/>
    <w:rsid w:val="00130015"/>
    <w:rsid w:val="001333CB"/>
    <w:rsid w:val="001349D1"/>
    <w:rsid w:val="00140B3A"/>
    <w:rsid w:val="00144FF9"/>
    <w:rsid w:val="001463DE"/>
    <w:rsid w:val="001510BF"/>
    <w:rsid w:val="00151569"/>
    <w:rsid w:val="00151BBD"/>
    <w:rsid w:val="00154D54"/>
    <w:rsid w:val="001705A1"/>
    <w:rsid w:val="00170C67"/>
    <w:rsid w:val="00171186"/>
    <w:rsid w:val="001712E1"/>
    <w:rsid w:val="001715C1"/>
    <w:rsid w:val="00173754"/>
    <w:rsid w:val="0018117A"/>
    <w:rsid w:val="00185110"/>
    <w:rsid w:val="001A25DB"/>
    <w:rsid w:val="001A3CF1"/>
    <w:rsid w:val="001C25A4"/>
    <w:rsid w:val="001C4E0D"/>
    <w:rsid w:val="001D0329"/>
    <w:rsid w:val="001D425A"/>
    <w:rsid w:val="001D5523"/>
    <w:rsid w:val="001E775B"/>
    <w:rsid w:val="001F0280"/>
    <w:rsid w:val="00200974"/>
    <w:rsid w:val="0020470A"/>
    <w:rsid w:val="00210DF6"/>
    <w:rsid w:val="002234A4"/>
    <w:rsid w:val="00224788"/>
    <w:rsid w:val="00225FC8"/>
    <w:rsid w:val="00235CA8"/>
    <w:rsid w:val="00236E5A"/>
    <w:rsid w:val="0024280A"/>
    <w:rsid w:val="0025176C"/>
    <w:rsid w:val="00253751"/>
    <w:rsid w:val="002576F0"/>
    <w:rsid w:val="00270E65"/>
    <w:rsid w:val="0027286B"/>
    <w:rsid w:val="00272A77"/>
    <w:rsid w:val="002834D5"/>
    <w:rsid w:val="00284D8E"/>
    <w:rsid w:val="00294B15"/>
    <w:rsid w:val="00297DE5"/>
    <w:rsid w:val="002A3AFD"/>
    <w:rsid w:val="002A4AD4"/>
    <w:rsid w:val="002A6A4A"/>
    <w:rsid w:val="002A7B5B"/>
    <w:rsid w:val="002B240A"/>
    <w:rsid w:val="002B30E4"/>
    <w:rsid w:val="002C340B"/>
    <w:rsid w:val="002C356E"/>
    <w:rsid w:val="002D1EA2"/>
    <w:rsid w:val="002D524E"/>
    <w:rsid w:val="002D5ACE"/>
    <w:rsid w:val="002E0F79"/>
    <w:rsid w:val="002E3200"/>
    <w:rsid w:val="002F47B0"/>
    <w:rsid w:val="002F6B6F"/>
    <w:rsid w:val="00307485"/>
    <w:rsid w:val="0033190C"/>
    <w:rsid w:val="003410F7"/>
    <w:rsid w:val="00350C0F"/>
    <w:rsid w:val="0035369C"/>
    <w:rsid w:val="00357B7C"/>
    <w:rsid w:val="00360CA3"/>
    <w:rsid w:val="00361D5E"/>
    <w:rsid w:val="0037042F"/>
    <w:rsid w:val="00381878"/>
    <w:rsid w:val="00383F66"/>
    <w:rsid w:val="003849C2"/>
    <w:rsid w:val="00394ED5"/>
    <w:rsid w:val="0039616D"/>
    <w:rsid w:val="003A27A2"/>
    <w:rsid w:val="003D0151"/>
    <w:rsid w:val="003D1E96"/>
    <w:rsid w:val="003D25F2"/>
    <w:rsid w:val="003D2E44"/>
    <w:rsid w:val="003D4E3B"/>
    <w:rsid w:val="003D65DA"/>
    <w:rsid w:val="003E7722"/>
    <w:rsid w:val="003F70F6"/>
    <w:rsid w:val="00403159"/>
    <w:rsid w:val="00413E52"/>
    <w:rsid w:val="004144F7"/>
    <w:rsid w:val="004148AD"/>
    <w:rsid w:val="004311AB"/>
    <w:rsid w:val="00431BA6"/>
    <w:rsid w:val="00441D73"/>
    <w:rsid w:val="00445E72"/>
    <w:rsid w:val="004552EA"/>
    <w:rsid w:val="004554C8"/>
    <w:rsid w:val="004569A5"/>
    <w:rsid w:val="00477895"/>
    <w:rsid w:val="00482312"/>
    <w:rsid w:val="00482A09"/>
    <w:rsid w:val="004844FE"/>
    <w:rsid w:val="00492BC2"/>
    <w:rsid w:val="00494E2E"/>
    <w:rsid w:val="0049694F"/>
    <w:rsid w:val="004A18B9"/>
    <w:rsid w:val="004A418F"/>
    <w:rsid w:val="004A57AC"/>
    <w:rsid w:val="004A60C8"/>
    <w:rsid w:val="004A74B6"/>
    <w:rsid w:val="004A7E4B"/>
    <w:rsid w:val="004B1502"/>
    <w:rsid w:val="004B7DC6"/>
    <w:rsid w:val="004C3111"/>
    <w:rsid w:val="004C5988"/>
    <w:rsid w:val="004D0573"/>
    <w:rsid w:val="004D1919"/>
    <w:rsid w:val="004D1A22"/>
    <w:rsid w:val="004D7165"/>
    <w:rsid w:val="004E09F6"/>
    <w:rsid w:val="004E0EB7"/>
    <w:rsid w:val="004E5E62"/>
    <w:rsid w:val="004F2CBF"/>
    <w:rsid w:val="004F4016"/>
    <w:rsid w:val="004F5B9C"/>
    <w:rsid w:val="004F726F"/>
    <w:rsid w:val="0050209F"/>
    <w:rsid w:val="00505285"/>
    <w:rsid w:val="005102D3"/>
    <w:rsid w:val="00517A6A"/>
    <w:rsid w:val="00527DCA"/>
    <w:rsid w:val="00536164"/>
    <w:rsid w:val="00536FEB"/>
    <w:rsid w:val="00540CA1"/>
    <w:rsid w:val="00541322"/>
    <w:rsid w:val="0054168D"/>
    <w:rsid w:val="00542BF1"/>
    <w:rsid w:val="0055010F"/>
    <w:rsid w:val="00556189"/>
    <w:rsid w:val="0055675B"/>
    <w:rsid w:val="005571D3"/>
    <w:rsid w:val="00572762"/>
    <w:rsid w:val="00585EC5"/>
    <w:rsid w:val="00586390"/>
    <w:rsid w:val="0059512E"/>
    <w:rsid w:val="005969BA"/>
    <w:rsid w:val="005A1F62"/>
    <w:rsid w:val="005A573B"/>
    <w:rsid w:val="005B741C"/>
    <w:rsid w:val="005C0638"/>
    <w:rsid w:val="005C3252"/>
    <w:rsid w:val="005C6817"/>
    <w:rsid w:val="005C7785"/>
    <w:rsid w:val="005D124C"/>
    <w:rsid w:val="005D3A94"/>
    <w:rsid w:val="005D3FD3"/>
    <w:rsid w:val="005D58B4"/>
    <w:rsid w:val="005D7D48"/>
    <w:rsid w:val="005E2F68"/>
    <w:rsid w:val="005F0C17"/>
    <w:rsid w:val="00601DA3"/>
    <w:rsid w:val="00607D25"/>
    <w:rsid w:val="006159EA"/>
    <w:rsid w:val="00633376"/>
    <w:rsid w:val="00633B11"/>
    <w:rsid w:val="00636522"/>
    <w:rsid w:val="00645B7E"/>
    <w:rsid w:val="00651580"/>
    <w:rsid w:val="00651EDE"/>
    <w:rsid w:val="00653269"/>
    <w:rsid w:val="0065352A"/>
    <w:rsid w:val="00655C99"/>
    <w:rsid w:val="00667E20"/>
    <w:rsid w:val="0067674A"/>
    <w:rsid w:val="00682C3C"/>
    <w:rsid w:val="00684724"/>
    <w:rsid w:val="00687CEE"/>
    <w:rsid w:val="0069009D"/>
    <w:rsid w:val="00691E80"/>
    <w:rsid w:val="006941C9"/>
    <w:rsid w:val="00695C67"/>
    <w:rsid w:val="006A0B85"/>
    <w:rsid w:val="006A4994"/>
    <w:rsid w:val="006A6C11"/>
    <w:rsid w:val="006B171A"/>
    <w:rsid w:val="006B2CDA"/>
    <w:rsid w:val="006B5998"/>
    <w:rsid w:val="006B6E57"/>
    <w:rsid w:val="006C1AE2"/>
    <w:rsid w:val="006C4A19"/>
    <w:rsid w:val="006D07BE"/>
    <w:rsid w:val="006D1943"/>
    <w:rsid w:val="006D670B"/>
    <w:rsid w:val="006E061B"/>
    <w:rsid w:val="006E3DF6"/>
    <w:rsid w:val="006E6A4F"/>
    <w:rsid w:val="006E77B7"/>
    <w:rsid w:val="007022E2"/>
    <w:rsid w:val="00704D56"/>
    <w:rsid w:val="0071395F"/>
    <w:rsid w:val="007251D2"/>
    <w:rsid w:val="00725278"/>
    <w:rsid w:val="00725829"/>
    <w:rsid w:val="00730720"/>
    <w:rsid w:val="007324A7"/>
    <w:rsid w:val="00733205"/>
    <w:rsid w:val="00746AFE"/>
    <w:rsid w:val="00751ECD"/>
    <w:rsid w:val="00753514"/>
    <w:rsid w:val="00754345"/>
    <w:rsid w:val="007579D4"/>
    <w:rsid w:val="00757B3B"/>
    <w:rsid w:val="00761BAB"/>
    <w:rsid w:val="00773B01"/>
    <w:rsid w:val="00776664"/>
    <w:rsid w:val="00776F4F"/>
    <w:rsid w:val="00793A2A"/>
    <w:rsid w:val="00796FEA"/>
    <w:rsid w:val="007A21E0"/>
    <w:rsid w:val="007A45BD"/>
    <w:rsid w:val="007A7D50"/>
    <w:rsid w:val="007B2B95"/>
    <w:rsid w:val="007B35A4"/>
    <w:rsid w:val="007B4B86"/>
    <w:rsid w:val="007C2256"/>
    <w:rsid w:val="007C52E0"/>
    <w:rsid w:val="007C7127"/>
    <w:rsid w:val="007D12B0"/>
    <w:rsid w:val="007D2DD6"/>
    <w:rsid w:val="007D484E"/>
    <w:rsid w:val="007E67DC"/>
    <w:rsid w:val="007E7960"/>
    <w:rsid w:val="007F056D"/>
    <w:rsid w:val="007F4D24"/>
    <w:rsid w:val="007F53C6"/>
    <w:rsid w:val="007F6493"/>
    <w:rsid w:val="00804FB2"/>
    <w:rsid w:val="00814A76"/>
    <w:rsid w:val="00817264"/>
    <w:rsid w:val="00817625"/>
    <w:rsid w:val="00817F8F"/>
    <w:rsid w:val="00820AF5"/>
    <w:rsid w:val="00822268"/>
    <w:rsid w:val="00826BC9"/>
    <w:rsid w:val="008300D4"/>
    <w:rsid w:val="00832DBB"/>
    <w:rsid w:val="00840638"/>
    <w:rsid w:val="00850796"/>
    <w:rsid w:val="00852BBA"/>
    <w:rsid w:val="00853763"/>
    <w:rsid w:val="00854BE0"/>
    <w:rsid w:val="00860B18"/>
    <w:rsid w:val="008620E5"/>
    <w:rsid w:val="0086306D"/>
    <w:rsid w:val="008635A5"/>
    <w:rsid w:val="0086665C"/>
    <w:rsid w:val="00875926"/>
    <w:rsid w:val="00880036"/>
    <w:rsid w:val="00887CF7"/>
    <w:rsid w:val="008911E8"/>
    <w:rsid w:val="00895680"/>
    <w:rsid w:val="0089773C"/>
    <w:rsid w:val="008A765E"/>
    <w:rsid w:val="008A7AC6"/>
    <w:rsid w:val="008B1124"/>
    <w:rsid w:val="008C618E"/>
    <w:rsid w:val="008E1BE7"/>
    <w:rsid w:val="0090533F"/>
    <w:rsid w:val="00910FF9"/>
    <w:rsid w:val="0091347B"/>
    <w:rsid w:val="0091363A"/>
    <w:rsid w:val="00914D0C"/>
    <w:rsid w:val="00915B72"/>
    <w:rsid w:val="00945682"/>
    <w:rsid w:val="00945EE3"/>
    <w:rsid w:val="0094661B"/>
    <w:rsid w:val="00951629"/>
    <w:rsid w:val="009543C1"/>
    <w:rsid w:val="00957336"/>
    <w:rsid w:val="00960C3A"/>
    <w:rsid w:val="00962D08"/>
    <w:rsid w:val="00963879"/>
    <w:rsid w:val="00965D6C"/>
    <w:rsid w:val="00971941"/>
    <w:rsid w:val="009857F6"/>
    <w:rsid w:val="0098586D"/>
    <w:rsid w:val="00985B9D"/>
    <w:rsid w:val="009A29B1"/>
    <w:rsid w:val="009A2BB9"/>
    <w:rsid w:val="009A59CA"/>
    <w:rsid w:val="009B05A1"/>
    <w:rsid w:val="009B0A56"/>
    <w:rsid w:val="009B35A0"/>
    <w:rsid w:val="009C00AF"/>
    <w:rsid w:val="009C4B4F"/>
    <w:rsid w:val="009D0ED1"/>
    <w:rsid w:val="009D16E8"/>
    <w:rsid w:val="009D453E"/>
    <w:rsid w:val="009F21F1"/>
    <w:rsid w:val="009F629D"/>
    <w:rsid w:val="009F6570"/>
    <w:rsid w:val="00A006DF"/>
    <w:rsid w:val="00A00E69"/>
    <w:rsid w:val="00A02D4D"/>
    <w:rsid w:val="00A06248"/>
    <w:rsid w:val="00A07D1E"/>
    <w:rsid w:val="00A14194"/>
    <w:rsid w:val="00A22160"/>
    <w:rsid w:val="00A24141"/>
    <w:rsid w:val="00A50DAA"/>
    <w:rsid w:val="00A51F69"/>
    <w:rsid w:val="00A52354"/>
    <w:rsid w:val="00A52C8C"/>
    <w:rsid w:val="00A605A7"/>
    <w:rsid w:val="00A64C0D"/>
    <w:rsid w:val="00A738B4"/>
    <w:rsid w:val="00A73B40"/>
    <w:rsid w:val="00A7653E"/>
    <w:rsid w:val="00A77C2F"/>
    <w:rsid w:val="00A817A2"/>
    <w:rsid w:val="00A8380B"/>
    <w:rsid w:val="00A84FA2"/>
    <w:rsid w:val="00AB2E32"/>
    <w:rsid w:val="00AB7FE7"/>
    <w:rsid w:val="00AD1996"/>
    <w:rsid w:val="00AD22A4"/>
    <w:rsid w:val="00AD5ECC"/>
    <w:rsid w:val="00AD67BD"/>
    <w:rsid w:val="00AD689F"/>
    <w:rsid w:val="00AE4BE6"/>
    <w:rsid w:val="00AE6F5C"/>
    <w:rsid w:val="00AF236D"/>
    <w:rsid w:val="00AF489B"/>
    <w:rsid w:val="00AF6F26"/>
    <w:rsid w:val="00B037B4"/>
    <w:rsid w:val="00B077B9"/>
    <w:rsid w:val="00B12649"/>
    <w:rsid w:val="00B13AA8"/>
    <w:rsid w:val="00B15310"/>
    <w:rsid w:val="00B16E96"/>
    <w:rsid w:val="00B22A83"/>
    <w:rsid w:val="00B2365F"/>
    <w:rsid w:val="00B40386"/>
    <w:rsid w:val="00B408F1"/>
    <w:rsid w:val="00B534BC"/>
    <w:rsid w:val="00B53D91"/>
    <w:rsid w:val="00B6029A"/>
    <w:rsid w:val="00B62559"/>
    <w:rsid w:val="00B666F2"/>
    <w:rsid w:val="00B66A15"/>
    <w:rsid w:val="00B72DF3"/>
    <w:rsid w:val="00B74407"/>
    <w:rsid w:val="00B74C53"/>
    <w:rsid w:val="00B776A8"/>
    <w:rsid w:val="00B779EE"/>
    <w:rsid w:val="00B8120C"/>
    <w:rsid w:val="00B93BD7"/>
    <w:rsid w:val="00BA027D"/>
    <w:rsid w:val="00BA0AAF"/>
    <w:rsid w:val="00BA32D2"/>
    <w:rsid w:val="00BA5A4E"/>
    <w:rsid w:val="00BA5C56"/>
    <w:rsid w:val="00BB1B6B"/>
    <w:rsid w:val="00BB378E"/>
    <w:rsid w:val="00BD3B81"/>
    <w:rsid w:val="00BD3BD7"/>
    <w:rsid w:val="00BF033D"/>
    <w:rsid w:val="00C02207"/>
    <w:rsid w:val="00C03E64"/>
    <w:rsid w:val="00C06FB3"/>
    <w:rsid w:val="00C076E2"/>
    <w:rsid w:val="00C12DBD"/>
    <w:rsid w:val="00C20F9A"/>
    <w:rsid w:val="00C21921"/>
    <w:rsid w:val="00C3252E"/>
    <w:rsid w:val="00C33A82"/>
    <w:rsid w:val="00C51F7F"/>
    <w:rsid w:val="00C65160"/>
    <w:rsid w:val="00C70B4D"/>
    <w:rsid w:val="00C771C0"/>
    <w:rsid w:val="00C77C12"/>
    <w:rsid w:val="00C825E1"/>
    <w:rsid w:val="00C83938"/>
    <w:rsid w:val="00C84607"/>
    <w:rsid w:val="00C9314D"/>
    <w:rsid w:val="00CA0FFD"/>
    <w:rsid w:val="00CA7164"/>
    <w:rsid w:val="00CB52A9"/>
    <w:rsid w:val="00CB69FD"/>
    <w:rsid w:val="00CC0110"/>
    <w:rsid w:val="00CC0D14"/>
    <w:rsid w:val="00CC4E15"/>
    <w:rsid w:val="00CC72DC"/>
    <w:rsid w:val="00CD4EE9"/>
    <w:rsid w:val="00CD732D"/>
    <w:rsid w:val="00CE60AD"/>
    <w:rsid w:val="00CF11E4"/>
    <w:rsid w:val="00CF17DB"/>
    <w:rsid w:val="00CF2D04"/>
    <w:rsid w:val="00CF4273"/>
    <w:rsid w:val="00CF7DE7"/>
    <w:rsid w:val="00D02806"/>
    <w:rsid w:val="00D22293"/>
    <w:rsid w:val="00D33632"/>
    <w:rsid w:val="00D43215"/>
    <w:rsid w:val="00D4362B"/>
    <w:rsid w:val="00D50B10"/>
    <w:rsid w:val="00D566E5"/>
    <w:rsid w:val="00D569FC"/>
    <w:rsid w:val="00D678E8"/>
    <w:rsid w:val="00D712F3"/>
    <w:rsid w:val="00D74377"/>
    <w:rsid w:val="00D75879"/>
    <w:rsid w:val="00D81364"/>
    <w:rsid w:val="00D96626"/>
    <w:rsid w:val="00D970E2"/>
    <w:rsid w:val="00DA02B6"/>
    <w:rsid w:val="00DA067F"/>
    <w:rsid w:val="00DA342E"/>
    <w:rsid w:val="00DB0DB6"/>
    <w:rsid w:val="00DB1F09"/>
    <w:rsid w:val="00DB2253"/>
    <w:rsid w:val="00DB41DE"/>
    <w:rsid w:val="00DB5151"/>
    <w:rsid w:val="00DB5579"/>
    <w:rsid w:val="00DB7BD7"/>
    <w:rsid w:val="00DC0FAC"/>
    <w:rsid w:val="00DC7BEB"/>
    <w:rsid w:val="00DD1645"/>
    <w:rsid w:val="00DD1B2B"/>
    <w:rsid w:val="00DD236B"/>
    <w:rsid w:val="00DD696F"/>
    <w:rsid w:val="00DD6FAA"/>
    <w:rsid w:val="00DE3D0F"/>
    <w:rsid w:val="00DE6800"/>
    <w:rsid w:val="00DE7536"/>
    <w:rsid w:val="00DE7870"/>
    <w:rsid w:val="00DF4130"/>
    <w:rsid w:val="00DF45A7"/>
    <w:rsid w:val="00DF46CA"/>
    <w:rsid w:val="00DF6FDA"/>
    <w:rsid w:val="00E12EFD"/>
    <w:rsid w:val="00E162FA"/>
    <w:rsid w:val="00E22383"/>
    <w:rsid w:val="00E27ECF"/>
    <w:rsid w:val="00E30732"/>
    <w:rsid w:val="00E37311"/>
    <w:rsid w:val="00E42B38"/>
    <w:rsid w:val="00E50013"/>
    <w:rsid w:val="00E5375A"/>
    <w:rsid w:val="00E74C07"/>
    <w:rsid w:val="00E75A74"/>
    <w:rsid w:val="00E76375"/>
    <w:rsid w:val="00E77C0B"/>
    <w:rsid w:val="00E87898"/>
    <w:rsid w:val="00E975B6"/>
    <w:rsid w:val="00EA145C"/>
    <w:rsid w:val="00EA22B9"/>
    <w:rsid w:val="00EA4FE4"/>
    <w:rsid w:val="00EB74B3"/>
    <w:rsid w:val="00ED2766"/>
    <w:rsid w:val="00ED37AD"/>
    <w:rsid w:val="00ED4210"/>
    <w:rsid w:val="00ED69FA"/>
    <w:rsid w:val="00EE1203"/>
    <w:rsid w:val="00EE44CF"/>
    <w:rsid w:val="00EE6193"/>
    <w:rsid w:val="00EE6B75"/>
    <w:rsid w:val="00EF2002"/>
    <w:rsid w:val="00EF7973"/>
    <w:rsid w:val="00F014F3"/>
    <w:rsid w:val="00F12DA5"/>
    <w:rsid w:val="00F13076"/>
    <w:rsid w:val="00F22074"/>
    <w:rsid w:val="00F22B4A"/>
    <w:rsid w:val="00F26E18"/>
    <w:rsid w:val="00F35E70"/>
    <w:rsid w:val="00F40410"/>
    <w:rsid w:val="00F44C2F"/>
    <w:rsid w:val="00F456D4"/>
    <w:rsid w:val="00F507D6"/>
    <w:rsid w:val="00F51C3E"/>
    <w:rsid w:val="00F57B2F"/>
    <w:rsid w:val="00F65BA9"/>
    <w:rsid w:val="00F70411"/>
    <w:rsid w:val="00F75E75"/>
    <w:rsid w:val="00F77535"/>
    <w:rsid w:val="00F83327"/>
    <w:rsid w:val="00F836A9"/>
    <w:rsid w:val="00F85A95"/>
    <w:rsid w:val="00F87187"/>
    <w:rsid w:val="00F92B18"/>
    <w:rsid w:val="00F94E52"/>
    <w:rsid w:val="00FA3526"/>
    <w:rsid w:val="00FA53E4"/>
    <w:rsid w:val="00FB0422"/>
    <w:rsid w:val="00FB70B5"/>
    <w:rsid w:val="00FB7F8A"/>
    <w:rsid w:val="00FC309B"/>
    <w:rsid w:val="00FC3994"/>
    <w:rsid w:val="00FD052F"/>
    <w:rsid w:val="00FE15A3"/>
    <w:rsid w:val="00FE5559"/>
    <w:rsid w:val="00FF4364"/>
    <w:rsid w:val="00FF5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006798D1"/>
  <w15:docId w15:val="{00EA24FA-1781-4257-B17F-F3C773D0E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sz w:val="16"/>
      <w:szCs w:val="16"/>
      <w:lang w:eastAsia="ar-SA"/>
    </w:rPr>
  </w:style>
  <w:style w:type="character" w:customStyle="1" w:styleId="BalloonTextChar">
    <w:name w:val="Balloon Text Char"/>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59512E"/>
    <w:pPr>
      <w:ind w:left="720"/>
    </w:pPr>
  </w:style>
  <w:style w:type="character" w:styleId="Strong">
    <w:name w:val="Strong"/>
    <w:uiPriority w:val="22"/>
    <w:qFormat/>
    <w:rsid w:val="00EB74B3"/>
    <w:rPr>
      <w:b/>
      <w:bCs/>
    </w:rPr>
  </w:style>
  <w:style w:type="paragraph" w:styleId="TOCHeading">
    <w:name w:val="TOC Heading"/>
    <w:basedOn w:val="Heading1"/>
    <w:next w:val="Normal"/>
    <w:uiPriority w:val="39"/>
    <w:semiHidden/>
    <w:unhideWhenUsed/>
    <w:qFormat/>
    <w:rsid w:val="004C5988"/>
    <w:pPr>
      <w:keepLines/>
      <w:pageBreakBefore w:val="0"/>
      <w:numPr>
        <w:numId w:val="0"/>
      </w:numPr>
      <w:spacing w:before="480" w:after="0" w:line="276" w:lineRule="auto"/>
      <w:ind w:right="0"/>
      <w:jc w:val="left"/>
      <w:outlineLvl w:val="9"/>
    </w:pPr>
    <w:rPr>
      <w:rFonts w:ascii="Cambria" w:hAnsi="Cambria" w:cs="Times New Roman"/>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445159">
      <w:bodyDiv w:val="1"/>
      <w:marLeft w:val="0"/>
      <w:marRight w:val="0"/>
      <w:marTop w:val="0"/>
      <w:marBottom w:val="0"/>
      <w:divBdr>
        <w:top w:val="none" w:sz="0" w:space="0" w:color="auto"/>
        <w:left w:val="none" w:sz="0" w:space="0" w:color="auto"/>
        <w:bottom w:val="none" w:sz="0" w:space="0" w:color="auto"/>
        <w:right w:val="none" w:sz="0" w:space="0" w:color="auto"/>
      </w:divBdr>
      <w:divsChild>
        <w:div w:id="1413353113">
          <w:marLeft w:val="0"/>
          <w:marRight w:val="0"/>
          <w:marTop w:val="0"/>
          <w:marBottom w:val="0"/>
          <w:divBdr>
            <w:top w:val="none" w:sz="0" w:space="0" w:color="auto"/>
            <w:left w:val="none" w:sz="0" w:space="0" w:color="auto"/>
            <w:bottom w:val="none" w:sz="0" w:space="0" w:color="auto"/>
            <w:right w:val="none" w:sz="0" w:space="0" w:color="auto"/>
          </w:divBdr>
          <w:divsChild>
            <w:div w:id="17907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5083">
      <w:bodyDiv w:val="1"/>
      <w:marLeft w:val="0"/>
      <w:marRight w:val="0"/>
      <w:marTop w:val="0"/>
      <w:marBottom w:val="0"/>
      <w:divBdr>
        <w:top w:val="none" w:sz="0" w:space="0" w:color="auto"/>
        <w:left w:val="none" w:sz="0" w:space="0" w:color="auto"/>
        <w:bottom w:val="none" w:sz="0" w:space="0" w:color="auto"/>
        <w:right w:val="none" w:sz="0" w:space="0" w:color="auto"/>
      </w:divBdr>
      <w:divsChild>
        <w:div w:id="400641543">
          <w:marLeft w:val="0"/>
          <w:marRight w:val="0"/>
          <w:marTop w:val="0"/>
          <w:marBottom w:val="0"/>
          <w:divBdr>
            <w:top w:val="none" w:sz="0" w:space="0" w:color="auto"/>
            <w:left w:val="none" w:sz="0" w:space="0" w:color="auto"/>
            <w:bottom w:val="none" w:sz="0" w:space="0" w:color="auto"/>
            <w:right w:val="none" w:sz="0" w:space="0" w:color="auto"/>
          </w:divBdr>
          <w:divsChild>
            <w:div w:id="5836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3345">
      <w:bodyDiv w:val="1"/>
      <w:marLeft w:val="0"/>
      <w:marRight w:val="0"/>
      <w:marTop w:val="0"/>
      <w:marBottom w:val="0"/>
      <w:divBdr>
        <w:top w:val="none" w:sz="0" w:space="0" w:color="auto"/>
        <w:left w:val="none" w:sz="0" w:space="0" w:color="auto"/>
        <w:bottom w:val="none" w:sz="0" w:space="0" w:color="auto"/>
        <w:right w:val="none" w:sz="0" w:space="0" w:color="auto"/>
      </w:divBdr>
    </w:div>
    <w:div w:id="819267990">
      <w:bodyDiv w:val="1"/>
      <w:marLeft w:val="0"/>
      <w:marRight w:val="0"/>
      <w:marTop w:val="0"/>
      <w:marBottom w:val="0"/>
      <w:divBdr>
        <w:top w:val="none" w:sz="0" w:space="0" w:color="auto"/>
        <w:left w:val="none" w:sz="0" w:space="0" w:color="auto"/>
        <w:bottom w:val="none" w:sz="0" w:space="0" w:color="auto"/>
        <w:right w:val="none" w:sz="0" w:space="0" w:color="auto"/>
      </w:divBdr>
      <w:divsChild>
        <w:div w:id="55903120">
          <w:marLeft w:val="0"/>
          <w:marRight w:val="0"/>
          <w:marTop w:val="0"/>
          <w:marBottom w:val="0"/>
          <w:divBdr>
            <w:top w:val="none" w:sz="0" w:space="0" w:color="auto"/>
            <w:left w:val="none" w:sz="0" w:space="0" w:color="auto"/>
            <w:bottom w:val="none" w:sz="0" w:space="0" w:color="auto"/>
            <w:right w:val="none" w:sz="0" w:space="0" w:color="auto"/>
          </w:divBdr>
          <w:divsChild>
            <w:div w:id="1898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555">
      <w:bodyDiv w:val="1"/>
      <w:marLeft w:val="0"/>
      <w:marRight w:val="0"/>
      <w:marTop w:val="0"/>
      <w:marBottom w:val="0"/>
      <w:divBdr>
        <w:top w:val="none" w:sz="0" w:space="0" w:color="auto"/>
        <w:left w:val="none" w:sz="0" w:space="0" w:color="auto"/>
        <w:bottom w:val="none" w:sz="0" w:space="0" w:color="auto"/>
        <w:right w:val="none" w:sz="0" w:space="0" w:color="auto"/>
      </w:divBdr>
      <w:divsChild>
        <w:div w:id="631713517">
          <w:marLeft w:val="0"/>
          <w:marRight w:val="0"/>
          <w:marTop w:val="0"/>
          <w:marBottom w:val="0"/>
          <w:divBdr>
            <w:top w:val="none" w:sz="0" w:space="0" w:color="auto"/>
            <w:left w:val="none" w:sz="0" w:space="0" w:color="auto"/>
            <w:bottom w:val="none" w:sz="0" w:space="0" w:color="auto"/>
            <w:right w:val="none" w:sz="0" w:space="0" w:color="auto"/>
          </w:divBdr>
          <w:divsChild>
            <w:div w:id="20954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8494">
      <w:bodyDiv w:val="1"/>
      <w:marLeft w:val="0"/>
      <w:marRight w:val="0"/>
      <w:marTop w:val="0"/>
      <w:marBottom w:val="0"/>
      <w:divBdr>
        <w:top w:val="none" w:sz="0" w:space="0" w:color="auto"/>
        <w:left w:val="none" w:sz="0" w:space="0" w:color="auto"/>
        <w:bottom w:val="none" w:sz="0" w:space="0" w:color="auto"/>
        <w:right w:val="none" w:sz="0" w:space="0" w:color="auto"/>
      </w:divBdr>
      <w:divsChild>
        <w:div w:id="1456021155">
          <w:marLeft w:val="0"/>
          <w:marRight w:val="0"/>
          <w:marTop w:val="0"/>
          <w:marBottom w:val="0"/>
          <w:divBdr>
            <w:top w:val="none" w:sz="0" w:space="0" w:color="auto"/>
            <w:left w:val="none" w:sz="0" w:space="0" w:color="auto"/>
            <w:bottom w:val="none" w:sz="0" w:space="0" w:color="auto"/>
            <w:right w:val="none" w:sz="0" w:space="0" w:color="auto"/>
          </w:divBdr>
          <w:divsChild>
            <w:div w:id="5375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8.xml"/><Relationship Id="rId26" Type="http://schemas.openxmlformats.org/officeDocument/2006/relationships/header" Target="header10.xml"/><Relationship Id="rId39" Type="http://schemas.openxmlformats.org/officeDocument/2006/relationships/hyperlink" Target="https://wxpython.org/Phoenix/docs/html/" TargetMode="External"/><Relationship Id="rId21" Type="http://schemas.openxmlformats.org/officeDocument/2006/relationships/header" Target="header9.xml"/><Relationship Id="rId34" Type="http://schemas.openxmlformats.org/officeDocument/2006/relationships/image" Target="media/image14.png"/><Relationship Id="rId42" Type="http://schemas.openxmlformats.org/officeDocument/2006/relationships/header" Target="header14.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eader" Target="header12.xml"/><Relationship Id="rId40" Type="http://schemas.openxmlformats.org/officeDocument/2006/relationships/hyperlink" Target="https://wiki.wxpython.org/"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1.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header" Target="header11.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eader" Target="header13.xml"/><Relationship Id="rId20" Type="http://schemas.openxmlformats.org/officeDocument/2006/relationships/image" Target="media/image3.png"/><Relationship Id="rId41" Type="http://schemas.openxmlformats.org/officeDocument/2006/relationships/hyperlink" Target="https://pythonspot.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tojanovic\Desktop\za%20rad\bachelor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bachelor_rad</Template>
  <TotalTime>78340</TotalTime>
  <Pages>40</Pages>
  <Words>7614</Words>
  <Characters>43404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50917</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Stefan</dc:creator>
  <cp:keywords/>
  <dc:description/>
  <cp:lastModifiedBy>Stefan Stojanovic</cp:lastModifiedBy>
  <cp:revision>11</cp:revision>
  <cp:lastPrinted>2019-09-11T11:41:00Z</cp:lastPrinted>
  <dcterms:created xsi:type="dcterms:W3CDTF">2019-06-18T18:37:00Z</dcterms:created>
  <dcterms:modified xsi:type="dcterms:W3CDTF">2020-02-26T15:13:00Z</dcterms:modified>
</cp:coreProperties>
</file>